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A50F6" w14:textId="28E32A5E" w:rsidR="008677B2" w:rsidRPr="00ED4E7E" w:rsidRDefault="00983BCB" w:rsidP="00ED4E7E">
      <w:pPr>
        <w:pStyle w:val="Title"/>
        <w:sectPr w:rsidR="008677B2" w:rsidRPr="00ED4E7E" w:rsidSect="001E3A5F">
          <w:headerReference w:type="default" r:id="rId8"/>
          <w:type w:val="continuous"/>
          <w:pgSz w:w="15840" w:h="12240" w:orient="landscape" w:code="1"/>
          <w:pgMar w:top="2330" w:right="1530" w:bottom="1170" w:left="3960" w:header="994" w:footer="720" w:gutter="0"/>
          <w:cols w:space="720"/>
        </w:sectPr>
      </w:pPr>
      <w:r w:rsidRPr="00983BCB">
        <w:t>Expres</w:t>
      </w:r>
      <w:r>
        <w:t>s</w:t>
      </w:r>
      <w:r w:rsidRPr="00983BCB">
        <w:t xml:space="preserve">ive, Mobile and Interactive Robot for </w:t>
      </w:r>
      <w:r w:rsidR="00D43823">
        <w:t>I</w:t>
      </w:r>
      <w:r w:rsidRPr="00983BCB">
        <w:t xml:space="preserve">mproving </w:t>
      </w:r>
      <w:r w:rsidR="00D43823">
        <w:t>H</w:t>
      </w:r>
      <w:r w:rsidRPr="00983BCB">
        <w:t>uman-</w:t>
      </w:r>
      <w:r w:rsidR="00D43823">
        <w:t>r</w:t>
      </w:r>
      <w:r w:rsidRPr="00983BCB">
        <w:t xml:space="preserve">obot </w:t>
      </w:r>
      <w:r w:rsidR="00D43823">
        <w:t>I</w:t>
      </w:r>
      <w:r w:rsidRPr="00983BCB">
        <w:t>nteraction</w:t>
      </w:r>
    </w:p>
    <w:p w14:paraId="3A00D91D" w14:textId="77777777" w:rsidR="008677B2" w:rsidRPr="00642C27" w:rsidRDefault="008677B2" w:rsidP="00642C27">
      <w:pPr>
        <w:spacing w:after="0" w:line="200" w:lineRule="atLeast"/>
        <w:rPr>
          <w:sz w:val="16"/>
          <w:szCs w:val="16"/>
        </w:rPr>
      </w:pPr>
    </w:p>
    <w:p w14:paraId="4D960F04" w14:textId="20F82C8F"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9"/>
          <w:type w:val="continuous"/>
          <w:pgSz w:w="15840" w:h="12240" w:orient="landscape" w:code="1"/>
          <w:pgMar w:top="2330" w:right="1530" w:bottom="1170" w:left="3960" w:header="994" w:footer="720" w:gutter="0"/>
          <w:cols w:space="720"/>
        </w:sectPr>
      </w:pPr>
    </w:p>
    <w:p w14:paraId="2B5073E2" w14:textId="77777777" w:rsidR="00B31366" w:rsidRDefault="00B31366" w:rsidP="00F85998">
      <w:pPr>
        <w:framePr w:w="5292" w:h="2435" w:hRule="exact" w:wrap="around" w:vAnchor="page" w:hAnchor="page" w:x="3854" w:y="8548" w:anchorLock="1"/>
        <w:spacing w:after="0" w:line="240" w:lineRule="auto"/>
        <w:rPr>
          <w:snapToGrid w:val="0"/>
          <w:sz w:val="14"/>
        </w:rPr>
      </w:pPr>
    </w:p>
    <w:p w14:paraId="65EF2ADE" w14:textId="77777777" w:rsidR="00B31366" w:rsidRPr="00B31366" w:rsidRDefault="00B31366" w:rsidP="00F85998">
      <w:pPr>
        <w:framePr w:w="5292" w:h="2435" w:hRule="exact" w:wrap="around" w:vAnchor="page" w:hAnchor="page" w:x="3854" w:y="8548" w:anchorLock="1"/>
        <w:spacing w:after="0" w:line="240" w:lineRule="auto"/>
        <w:rPr>
          <w:sz w:val="14"/>
          <w:szCs w:val="16"/>
        </w:rPr>
      </w:pPr>
      <w:r w:rsidRPr="00B31366">
        <w:rPr>
          <w:sz w:val="14"/>
          <w:szCs w:val="16"/>
        </w:rPr>
        <w:t xml:space="preserve">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owner/author(s). </w:t>
      </w:r>
    </w:p>
    <w:p w14:paraId="234C7864" w14:textId="7B9426DA" w:rsidR="00B31366" w:rsidRPr="00905DDD" w:rsidRDefault="00905DDD" w:rsidP="00F85998">
      <w:pPr>
        <w:framePr w:w="5292" w:h="2435" w:hRule="exact" w:wrap="around" w:vAnchor="page" w:hAnchor="page" w:x="3854" w:y="8548" w:anchorLock="1"/>
        <w:spacing w:after="0" w:line="240" w:lineRule="auto"/>
        <w:rPr>
          <w:i/>
          <w:sz w:val="14"/>
          <w:szCs w:val="16"/>
        </w:rPr>
      </w:pPr>
      <w:r w:rsidRPr="00905DDD">
        <w:rPr>
          <w:i/>
          <w:sz w:val="14"/>
          <w:szCs w:val="16"/>
        </w:rPr>
        <w:t>CHI 2020 Extended Abstracts, April 25–30, 2020, Honolulu, HI, USA</w:t>
      </w:r>
      <w:r w:rsidR="00B31366" w:rsidRPr="00905DDD">
        <w:rPr>
          <w:i/>
          <w:sz w:val="14"/>
          <w:szCs w:val="16"/>
        </w:rPr>
        <w:t>.</w:t>
      </w:r>
    </w:p>
    <w:p w14:paraId="47B363D4" w14:textId="52A27D91" w:rsidR="00B31366" w:rsidRPr="00B31366" w:rsidRDefault="00B31366" w:rsidP="00F85998">
      <w:pPr>
        <w:framePr w:w="5292" w:h="2435" w:hRule="exact" w:wrap="around" w:vAnchor="page" w:hAnchor="page" w:x="3854" w:y="8548" w:anchorLock="1"/>
        <w:spacing w:after="0" w:line="240" w:lineRule="auto"/>
        <w:rPr>
          <w:sz w:val="14"/>
          <w:szCs w:val="16"/>
        </w:rPr>
      </w:pPr>
      <w:r w:rsidRPr="00B31366">
        <w:rPr>
          <w:sz w:val="14"/>
          <w:szCs w:val="16"/>
        </w:rPr>
        <w:t>© 20</w:t>
      </w:r>
      <w:r w:rsidR="006650F4">
        <w:rPr>
          <w:sz w:val="14"/>
          <w:szCs w:val="16"/>
        </w:rPr>
        <w:t>20</w:t>
      </w:r>
      <w:r w:rsidRPr="00B31366">
        <w:rPr>
          <w:sz w:val="14"/>
          <w:szCs w:val="16"/>
        </w:rPr>
        <w:t xml:space="preserve"> Copyright is held by the owner/author(s).</w:t>
      </w:r>
    </w:p>
    <w:p w14:paraId="48098B24" w14:textId="10BFB6AE" w:rsidR="00B31366" w:rsidRPr="00B31366" w:rsidRDefault="00905DDD" w:rsidP="00F85998">
      <w:pPr>
        <w:framePr w:w="5292" w:h="2435" w:hRule="exact" w:wrap="around" w:vAnchor="page" w:hAnchor="page" w:x="3854" w:y="8548" w:anchorLock="1"/>
        <w:spacing w:after="0" w:line="240" w:lineRule="auto"/>
        <w:rPr>
          <w:sz w:val="14"/>
          <w:szCs w:val="16"/>
        </w:rPr>
      </w:pPr>
      <w:r>
        <w:rPr>
          <w:sz w:val="14"/>
          <w:szCs w:val="16"/>
        </w:rPr>
        <w:t xml:space="preserve">ACM ISBN </w:t>
      </w:r>
      <w:r w:rsidR="00A90A14" w:rsidRPr="00A90A14">
        <w:rPr>
          <w:sz w:val="14"/>
          <w:szCs w:val="16"/>
        </w:rPr>
        <w:t>978-1-4503-6819-3</w:t>
      </w:r>
      <w:r>
        <w:rPr>
          <w:sz w:val="14"/>
          <w:szCs w:val="16"/>
        </w:rPr>
        <w:t>/20/04</w:t>
      </w:r>
      <w:r w:rsidR="00B31366" w:rsidRPr="00B31366">
        <w:rPr>
          <w:sz w:val="14"/>
          <w:szCs w:val="16"/>
        </w:rPr>
        <w:t>.</w:t>
      </w:r>
    </w:p>
    <w:p w14:paraId="6A0AB853" w14:textId="57895A65" w:rsidR="00911AC4" w:rsidRPr="004C3524" w:rsidRDefault="00B31366" w:rsidP="00F85998">
      <w:pPr>
        <w:framePr w:w="5292" w:h="2435" w:hRule="exact" w:wrap="around" w:vAnchor="page" w:hAnchor="page" w:x="3854" w:y="8548" w:anchorLock="1"/>
        <w:spacing w:after="0" w:line="240" w:lineRule="auto"/>
        <w:rPr>
          <w:spacing w:val="-2"/>
          <w:kern w:val="0"/>
          <w:sz w:val="14"/>
          <w:szCs w:val="16"/>
        </w:rPr>
      </w:pPr>
      <w:r w:rsidRPr="00B31366">
        <w:rPr>
          <w:sz w:val="14"/>
          <w:szCs w:val="16"/>
        </w:rPr>
        <w:t xml:space="preserve">DOI: </w:t>
      </w:r>
      <w:r w:rsidR="00782DE0" w:rsidRPr="00782DE0">
        <w:rPr>
          <w:sz w:val="14"/>
          <w:szCs w:val="16"/>
        </w:rPr>
        <w:t>https://doi.org/10.1145/3334480.</w:t>
      </w:r>
      <w:r w:rsidR="009B69FA" w:rsidRPr="00F85998">
        <w:rPr>
          <w:color w:val="FF0000"/>
          <w:sz w:val="14"/>
          <w:szCs w:val="16"/>
        </w:rPr>
        <w:t>XXXXXXX</w:t>
      </w:r>
    </w:p>
    <w:p w14:paraId="384E4762" w14:textId="23C36B90" w:rsidR="001A566D" w:rsidRPr="00F85998" w:rsidRDefault="00F85998" w:rsidP="00F85998">
      <w:pPr>
        <w:framePr w:w="5292" w:h="2435" w:hRule="exact" w:wrap="around" w:vAnchor="page" w:hAnchor="page" w:x="3854" w:y="8548" w:anchorLock="1"/>
        <w:spacing w:after="0" w:line="180" w:lineRule="atLeast"/>
        <w:rPr>
          <w:sz w:val="11"/>
          <w:szCs w:val="11"/>
        </w:rPr>
      </w:pPr>
      <w:r>
        <w:rPr>
          <w:color w:val="FF0000"/>
          <w:sz w:val="11"/>
          <w:szCs w:val="11"/>
        </w:rPr>
        <w:t>*update the above block &amp;</w:t>
      </w:r>
      <w:r w:rsidRPr="00F85998">
        <w:rPr>
          <w:color w:val="FF0000"/>
          <w:sz w:val="11"/>
          <w:szCs w:val="11"/>
        </w:rPr>
        <w:t xml:space="preserve"> DOI per your rightsreview confirmation (provided after acceptance)</w:t>
      </w:r>
    </w:p>
    <w:tbl>
      <w:tblPr>
        <w:tblStyle w:val="TableGrid"/>
        <w:tblpPr w:leftFromText="180" w:rightFromText="180" w:vertAnchor="page" w:horzAnchor="margin" w:tblpY="4343"/>
        <w:tblW w:w="4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77"/>
        <w:gridCol w:w="2478"/>
      </w:tblGrid>
      <w:tr w:rsidR="00982276" w14:paraId="540882E0" w14:textId="77777777" w:rsidTr="003E2F90">
        <w:trPr>
          <w:trHeight w:val="4365"/>
        </w:trPr>
        <w:tc>
          <w:tcPr>
            <w:tcW w:w="2477" w:type="dxa"/>
          </w:tcPr>
          <w:p w14:paraId="21D07C37" w14:textId="77777777" w:rsidR="00982276" w:rsidRDefault="00982276" w:rsidP="003E2F90">
            <w:pPr>
              <w:pStyle w:val="authorName"/>
            </w:pPr>
            <w:r>
              <w:t>First Author</w:t>
            </w:r>
          </w:p>
          <w:p w14:paraId="5639FE34" w14:textId="77777777" w:rsidR="00982276" w:rsidRDefault="00982276" w:rsidP="003E2F90">
            <w:pPr>
              <w:pStyle w:val="authorAddress"/>
            </w:pPr>
            <w:r>
              <w:t>University of Author</w:t>
            </w:r>
          </w:p>
          <w:p w14:paraId="09DA01E3" w14:textId="77777777" w:rsidR="00982276" w:rsidRDefault="00982276" w:rsidP="003E2F90">
            <w:pPr>
              <w:pStyle w:val="authorAddress"/>
            </w:pPr>
            <w:r>
              <w:t>Authortown, CA 94022, USA</w:t>
            </w:r>
          </w:p>
          <w:p w14:paraId="0B8711A6" w14:textId="77777777" w:rsidR="00982276" w:rsidRDefault="00982276" w:rsidP="003E2F90">
            <w:pPr>
              <w:pStyle w:val="authorAddress"/>
            </w:pPr>
            <w:r>
              <w:t>author1@anotherco.edu</w:t>
            </w:r>
          </w:p>
          <w:p w14:paraId="57BCB8E9" w14:textId="77777777" w:rsidR="00982276" w:rsidRDefault="00982276" w:rsidP="003E2F90">
            <w:pPr>
              <w:pStyle w:val="authorAddress"/>
              <w:spacing w:line="200" w:lineRule="atLeast"/>
            </w:pPr>
          </w:p>
          <w:p w14:paraId="7E0EB7E7" w14:textId="77777777" w:rsidR="00982276" w:rsidRDefault="00982276" w:rsidP="003E2F90">
            <w:pPr>
              <w:pStyle w:val="authorName"/>
            </w:pPr>
            <w:r>
              <w:t>Second Author</w:t>
            </w:r>
          </w:p>
          <w:p w14:paraId="15B22363" w14:textId="77777777" w:rsidR="00982276" w:rsidRDefault="00982276" w:rsidP="003E2F90">
            <w:pPr>
              <w:pStyle w:val="authorAddress"/>
            </w:pPr>
            <w:r>
              <w:t>VP, Authoring</w:t>
            </w:r>
          </w:p>
          <w:p w14:paraId="6E045A37" w14:textId="77777777" w:rsidR="00982276" w:rsidRDefault="00982276" w:rsidP="003E2F90">
            <w:pPr>
              <w:pStyle w:val="authorAddress"/>
            </w:pPr>
            <w:r>
              <w:t>Authorship Holdings, Ltd.</w:t>
            </w:r>
          </w:p>
          <w:p w14:paraId="3805D43C" w14:textId="77777777" w:rsidR="00982276" w:rsidRDefault="00982276" w:rsidP="003E2F90">
            <w:pPr>
              <w:pStyle w:val="authorAddress"/>
            </w:pPr>
            <w:r>
              <w:t>Awdur SA22 8PP, UK author2@author.ac.uk</w:t>
            </w:r>
          </w:p>
          <w:p w14:paraId="52ABDD22" w14:textId="77777777" w:rsidR="00982276" w:rsidRDefault="00982276" w:rsidP="003E2F90">
            <w:pPr>
              <w:pStyle w:val="authorAddress"/>
              <w:spacing w:line="200" w:lineRule="atLeast"/>
            </w:pPr>
          </w:p>
          <w:p w14:paraId="264F4B4D" w14:textId="77777777" w:rsidR="00982276" w:rsidRDefault="00982276" w:rsidP="003E2F90">
            <w:pPr>
              <w:pStyle w:val="authorName"/>
            </w:pPr>
            <w:r>
              <w:t>Third Author</w:t>
            </w:r>
          </w:p>
          <w:p w14:paraId="4B089CAB" w14:textId="77777777" w:rsidR="00982276" w:rsidRDefault="00982276" w:rsidP="003E2F90">
            <w:pPr>
              <w:pStyle w:val="authorName"/>
            </w:pPr>
            <w:r>
              <w:t>Fourth Author</w:t>
            </w:r>
          </w:p>
          <w:p w14:paraId="246F21D7" w14:textId="77777777" w:rsidR="00982276" w:rsidRDefault="00982276" w:rsidP="003E2F90">
            <w:pPr>
              <w:pStyle w:val="authorAddress"/>
            </w:pPr>
            <w:r w:rsidRPr="003307E3">
              <w:t xml:space="preserve">Lēkhaka </w:t>
            </w:r>
            <w:r>
              <w:t>Interaction Labs</w:t>
            </w:r>
          </w:p>
          <w:p w14:paraId="56720727" w14:textId="77777777" w:rsidR="00982276" w:rsidRDefault="00982276" w:rsidP="003E2F90">
            <w:pPr>
              <w:pStyle w:val="authorAddress"/>
            </w:pPr>
            <w:r w:rsidRPr="007214D2">
              <w:t>Bengaluru</w:t>
            </w:r>
            <w:r>
              <w:t xml:space="preserve"> 560 080, India</w:t>
            </w:r>
          </w:p>
          <w:p w14:paraId="3D47DC35" w14:textId="391961E6" w:rsidR="00982276" w:rsidRDefault="00982276" w:rsidP="003E2F90">
            <w:pPr>
              <w:pStyle w:val="authorAddress"/>
            </w:pPr>
            <w:r>
              <w:t>author3@anotherco.com</w:t>
            </w:r>
            <w:r>
              <w:br/>
              <w:t>author4@hci.anotherco.com</w:t>
            </w:r>
          </w:p>
        </w:tc>
        <w:tc>
          <w:tcPr>
            <w:tcW w:w="2478" w:type="dxa"/>
          </w:tcPr>
          <w:p w14:paraId="254FD4E6" w14:textId="77777777" w:rsidR="00982276" w:rsidRDefault="00982276" w:rsidP="003E2F90">
            <w:pPr>
              <w:pStyle w:val="authorName"/>
            </w:pPr>
            <w:r>
              <w:t>Fifth Author</w:t>
            </w:r>
          </w:p>
          <w:p w14:paraId="02A75014" w14:textId="77777777" w:rsidR="00982276" w:rsidRDefault="00982276" w:rsidP="003E2F90">
            <w:pPr>
              <w:pStyle w:val="authorAddress"/>
            </w:pPr>
            <w:r>
              <w:t>YetAnotherCo, Inc.</w:t>
            </w:r>
          </w:p>
          <w:p w14:paraId="67B7BE8B" w14:textId="77777777" w:rsidR="00982276" w:rsidRDefault="00982276" w:rsidP="003E2F90">
            <w:pPr>
              <w:pStyle w:val="authorAddress"/>
            </w:pPr>
            <w:r>
              <w:t>Authorton, BC V6M 22P Canada</w:t>
            </w:r>
          </w:p>
          <w:p w14:paraId="0F15CBF1" w14:textId="77777777" w:rsidR="00982276" w:rsidRPr="00DB1290" w:rsidRDefault="00982276" w:rsidP="003E2F90">
            <w:pPr>
              <w:pStyle w:val="authorAddress"/>
              <w:rPr>
                <w:lang w:val="fr-FR"/>
              </w:rPr>
            </w:pPr>
            <w:r w:rsidRPr="00DB1290">
              <w:rPr>
                <w:lang w:val="fr-FR"/>
              </w:rPr>
              <w:t>author5@yetanotherco.ca</w:t>
            </w:r>
          </w:p>
          <w:p w14:paraId="523DA72E" w14:textId="77777777" w:rsidR="00982276" w:rsidRPr="00DB1290" w:rsidRDefault="00982276" w:rsidP="003E2F90">
            <w:pPr>
              <w:pStyle w:val="authorName"/>
              <w:rPr>
                <w:lang w:val="fr-FR"/>
              </w:rPr>
            </w:pPr>
          </w:p>
          <w:p w14:paraId="22436641" w14:textId="77777777" w:rsidR="00982276" w:rsidRPr="00DB1290" w:rsidRDefault="00982276" w:rsidP="003E2F90">
            <w:pPr>
              <w:pStyle w:val="authorName"/>
              <w:rPr>
                <w:lang w:val="fr-FR"/>
              </w:rPr>
            </w:pPr>
            <w:r w:rsidRPr="00DB1290">
              <w:rPr>
                <w:lang w:val="fr-FR"/>
              </w:rPr>
              <w:t>Sixth Author</w:t>
            </w:r>
          </w:p>
          <w:p w14:paraId="0EB69D97" w14:textId="77777777" w:rsidR="00982276" w:rsidRPr="00DB1290" w:rsidRDefault="00982276" w:rsidP="003E2F90">
            <w:pPr>
              <w:pStyle w:val="authorAddress"/>
              <w:rPr>
                <w:lang w:val="fr-FR"/>
              </w:rPr>
            </w:pPr>
            <w:r w:rsidRPr="00DB1290">
              <w:rPr>
                <w:lang w:val="fr-FR"/>
              </w:rPr>
              <w:t>Université de Auteur-Sud</w:t>
            </w:r>
          </w:p>
          <w:p w14:paraId="0EC85265" w14:textId="77777777" w:rsidR="00982276" w:rsidRPr="00DB1290" w:rsidRDefault="00982276" w:rsidP="003E2F90">
            <w:pPr>
              <w:pStyle w:val="authorAddress"/>
              <w:rPr>
                <w:lang w:val="fr-FR"/>
              </w:rPr>
            </w:pPr>
            <w:r w:rsidRPr="00DB1290">
              <w:rPr>
                <w:lang w:val="fr-FR"/>
              </w:rPr>
              <w:t>40222 Auteur, France</w:t>
            </w:r>
          </w:p>
          <w:p w14:paraId="360DAA6F" w14:textId="77777777" w:rsidR="00982276" w:rsidRPr="00DB1290" w:rsidRDefault="00982276" w:rsidP="003E2F90">
            <w:pPr>
              <w:pStyle w:val="authorAddress"/>
              <w:spacing w:line="200" w:lineRule="atLeast"/>
              <w:rPr>
                <w:lang w:val="fr-FR"/>
              </w:rPr>
            </w:pPr>
            <w:r w:rsidRPr="00DB1290">
              <w:rPr>
                <w:lang w:val="fr-FR"/>
              </w:rPr>
              <w:t>author6@author.fr</w:t>
            </w:r>
          </w:p>
          <w:p w14:paraId="45503193" w14:textId="77777777" w:rsidR="00982276" w:rsidRPr="00DB1290" w:rsidRDefault="00982276" w:rsidP="003E2F90">
            <w:pPr>
              <w:pStyle w:val="authorAddress"/>
              <w:spacing w:line="200" w:lineRule="atLeast"/>
              <w:rPr>
                <w:lang w:val="fr-FR"/>
              </w:rPr>
            </w:pPr>
          </w:p>
          <w:p w14:paraId="308AB8A8" w14:textId="77777777" w:rsidR="00982276" w:rsidRPr="00DB1290" w:rsidRDefault="00982276" w:rsidP="003E2F90">
            <w:pPr>
              <w:pStyle w:val="authorName"/>
              <w:rPr>
                <w:lang w:val="fr-FR"/>
              </w:rPr>
            </w:pPr>
            <w:r w:rsidRPr="00DB1290">
              <w:rPr>
                <w:lang w:val="fr-FR"/>
              </w:rPr>
              <w:t>Seventh Author</w:t>
            </w:r>
          </w:p>
          <w:p w14:paraId="54DAE038" w14:textId="77777777" w:rsidR="00982276" w:rsidRDefault="00982276" w:rsidP="003E2F90">
            <w:pPr>
              <w:pStyle w:val="authorAddress"/>
            </w:pPr>
            <w:r>
              <w:t>Department of Skrywer,</w:t>
            </w:r>
          </w:p>
          <w:p w14:paraId="6BD8A05A" w14:textId="77777777" w:rsidR="00982276" w:rsidRDefault="00982276" w:rsidP="003E2F90">
            <w:pPr>
              <w:pStyle w:val="authorAddress"/>
            </w:pPr>
            <w:r>
              <w:t>University of Umbhali,</w:t>
            </w:r>
          </w:p>
          <w:p w14:paraId="08D7A603" w14:textId="79D3594E" w:rsidR="00982276" w:rsidRDefault="00982276" w:rsidP="003E2F90">
            <w:pPr>
              <w:pStyle w:val="authorAddress"/>
            </w:pPr>
            <w:r>
              <w:t>Cape Town, South Africa author7@umbhaliu.ac.za</w:t>
            </w:r>
          </w:p>
        </w:tc>
      </w:tr>
    </w:tbl>
    <w:p w14:paraId="2E153E6A" w14:textId="194D9EFD" w:rsidR="008677B2" w:rsidRDefault="008677B2" w:rsidP="008677B2">
      <w:pPr>
        <w:pStyle w:val="Heading1"/>
      </w:pPr>
      <w:r>
        <w:t>Abstract</w:t>
      </w:r>
    </w:p>
    <w:p w14:paraId="00082AC0" w14:textId="5F14A548" w:rsidR="008677B2" w:rsidRPr="008823B5" w:rsidRDefault="00F92382" w:rsidP="00F92382">
      <w:pPr>
        <w:rPr>
          <w:lang w:eastAsia="zh-CN"/>
        </w:rPr>
      </w:pPr>
      <w:r w:rsidRPr="00D43823">
        <w:t xml:space="preserve">In this paper, </w:t>
      </w:r>
      <w:r w:rsidR="00035F58">
        <w:t>we explore</w:t>
      </w:r>
      <w:r w:rsidR="00FA377E" w:rsidRPr="00D43823">
        <w:t xml:space="preserve"> </w:t>
      </w:r>
      <w:r w:rsidRPr="00D43823">
        <w:t xml:space="preserve">the emotional behavior of </w:t>
      </w:r>
      <w:r w:rsidR="00CB366B" w:rsidRPr="00D43823">
        <w:t xml:space="preserve">a </w:t>
      </w:r>
      <w:r w:rsidRPr="00D43823">
        <w:t xml:space="preserve">robot and its effect </w:t>
      </w:r>
      <w:ins w:id="0" w:author="Stenger, Bjorn | Bjorn | RIT" w:date="2019-12-23T08:47:00Z">
        <w:r w:rsidR="0034161E">
          <w:t>o</w:t>
        </w:r>
      </w:ins>
      <w:del w:id="1" w:author="Stenger, Bjorn | Bjorn | RIT" w:date="2019-12-23T08:47:00Z">
        <w:r w:rsidR="00E01CB7" w:rsidRPr="00D43823" w:rsidDel="0034161E">
          <w:delText>i</w:delText>
        </w:r>
      </w:del>
      <w:r w:rsidR="00E01CB7" w:rsidRPr="00D43823">
        <w:t>n human-robot</w:t>
      </w:r>
      <w:r w:rsidR="002A4751">
        <w:t xml:space="preserve"> </w:t>
      </w:r>
      <w:r w:rsidR="00E01CB7" w:rsidRPr="00D43823">
        <w:t>interaction</w:t>
      </w:r>
      <w:del w:id="2" w:author="Stenger, Bjorn | Bjorn | RIT" w:date="2019-12-23T08:47:00Z">
        <w:r w:rsidR="00FA377E" w:rsidRPr="00D43823" w:rsidDel="0034161E">
          <w:delText xml:space="preserve"> with </w:delText>
        </w:r>
        <w:r w:rsidR="00EC2A76" w:rsidRPr="00D43823" w:rsidDel="0034161E">
          <w:delText xml:space="preserve">the </w:delText>
        </w:r>
        <w:r w:rsidR="000D47E4" w:rsidDel="0034161E">
          <w:delText>EMI</w:delText>
        </w:r>
        <w:r w:rsidR="00035F58" w:rsidDel="0034161E">
          <w:delText xml:space="preserve"> robot</w:delText>
        </w:r>
        <w:r w:rsidR="00EC2A76" w:rsidRPr="00D43823" w:rsidDel="0034161E">
          <w:delText xml:space="preserve"> platform</w:delText>
        </w:r>
      </w:del>
      <w:r w:rsidRPr="00D43823">
        <w:t xml:space="preserve">. </w:t>
      </w:r>
      <w:r w:rsidR="00EC2A76">
        <w:t>W</w:t>
      </w:r>
      <w:r>
        <w:t xml:space="preserve">e </w:t>
      </w:r>
      <w:r w:rsidR="00EC2A76">
        <w:t>introduce</w:t>
      </w:r>
      <w:ins w:id="3" w:author="Stenger, Bjorn | Bjorn | RIT" w:date="2019-12-23T08:55:00Z">
        <w:r w:rsidR="0034161E">
          <w:t xml:space="preserve"> the</w:t>
        </w:r>
      </w:ins>
      <w:r w:rsidR="00EC2A76">
        <w:t xml:space="preserve"> </w:t>
      </w:r>
      <w:ins w:id="4" w:author="Stenger, Bjorn | Bjorn | RIT" w:date="2019-12-23T08:47:00Z">
        <w:r w:rsidR="007E5431" w:rsidRPr="0034161E">
          <w:rPr>
            <w:i/>
            <w:rPrChange w:id="5" w:author="Stenger, Bjorn | Bjorn | RIT" w:date="2019-12-23T08:56:00Z">
              <w:rPr/>
            </w:rPrChange>
          </w:rPr>
          <w:t>EMI</w:t>
        </w:r>
      </w:ins>
      <w:ins w:id="6" w:author="Stenger, Bjorn | Bjorn | RIT" w:date="2019-12-23T08:55:00Z">
        <w:r w:rsidR="0034161E">
          <w:t xml:space="preserve"> pla</w:t>
        </w:r>
      </w:ins>
      <w:ins w:id="7" w:author="Stenger, Bjorn | Bjorn | RIT" w:date="2019-12-23T08:56:00Z">
        <w:r w:rsidR="0034161E">
          <w:t>tform</w:t>
        </w:r>
      </w:ins>
      <w:ins w:id="8" w:author="Stenger, Bjorn | Bjorn | RIT" w:date="2019-12-23T08:47:00Z">
        <w:r w:rsidR="007E5431">
          <w:t>,</w:t>
        </w:r>
      </w:ins>
      <w:del w:id="9" w:author="Stenger, Bjorn | Bjorn | RIT" w:date="2019-12-23T08:47:00Z">
        <w:r w:rsidR="00CB366B" w:rsidDel="0034161E">
          <w:delText>a new platform</w:delText>
        </w:r>
      </w:del>
      <w:r w:rsidR="00CB366B">
        <w:t xml:space="preserve"> </w:t>
      </w:r>
      <w:del w:id="10" w:author="Stenger, Bjorn | Bjorn | RIT" w:date="2019-12-23T08:56:00Z">
        <w:r w:rsidR="00CB366B" w:rsidDel="0034161E">
          <w:delText>the</w:delText>
        </w:r>
      </w:del>
      <w:ins w:id="11" w:author="Stenger, Bjorn | Bjorn | RIT" w:date="2019-12-23T08:56:00Z">
        <w:r w:rsidR="0034161E">
          <w:t>an</w:t>
        </w:r>
      </w:ins>
      <w:r w:rsidR="00CB366B">
        <w:t xml:space="preserve"> “Expressive, Mobile and Interactive robot</w:t>
      </w:r>
      <w:del w:id="12" w:author="Stenger, Bjorn | Bjorn | RIT" w:date="2019-12-23T08:47:00Z">
        <w:r w:rsidR="00CB366B" w:rsidDel="0034161E">
          <w:delText xml:space="preserve">”, also known as </w:delText>
        </w:r>
        <w:r w:rsidDel="0034161E">
          <w:delText>E</w:delText>
        </w:r>
        <w:r w:rsidR="00CB366B" w:rsidDel="0034161E">
          <w:delText>MI</w:delText>
        </w:r>
        <w:r w:rsidDel="0034161E">
          <w:delText>,</w:delText>
        </w:r>
      </w:del>
      <w:ins w:id="13" w:author="Stenger, Bjorn | Bjorn | RIT" w:date="2019-12-23T08:47:00Z">
        <w:r w:rsidR="0034161E">
          <w:t>”,</w:t>
        </w:r>
      </w:ins>
      <w:r>
        <w:t xml:space="preserve"> equipped with a rear</w:t>
      </w:r>
      <w:ins w:id="14" w:author="Stenger, Bjorn | Bjorn | RIT" w:date="2019-12-23T08:56:00Z">
        <w:r w:rsidR="0034161E">
          <w:t>-</w:t>
        </w:r>
      </w:ins>
      <w:del w:id="15" w:author="Stenger, Bjorn | Bjorn | RIT" w:date="2019-12-23T08:56:00Z">
        <w:r w:rsidDel="0034161E">
          <w:delText xml:space="preserve"> </w:delText>
        </w:r>
      </w:del>
      <w:r>
        <w:t>projected</w:t>
      </w:r>
      <w:ins w:id="16" w:author="Stenger, Bjorn | Bjorn | RIT" w:date="2019-12-23T08:56:00Z">
        <w:r w:rsidR="0034161E">
          <w:t xml:space="preserve"> expressive</w:t>
        </w:r>
      </w:ins>
      <w:r>
        <w:t xml:space="preserve"> face</w:t>
      </w:r>
      <w:del w:id="17" w:author="Stenger, Bjorn | Bjorn | RIT" w:date="2019-12-23T08:56:00Z">
        <w:r w:rsidDel="0034161E">
          <w:delText xml:space="preserve"> presenting </w:delText>
        </w:r>
        <w:r w:rsidR="00CB366B" w:rsidDel="0034161E">
          <w:delText>its</w:delText>
        </w:r>
        <w:r w:rsidDel="0034161E">
          <w:delText xml:space="preserve"> animated facial expression</w:delText>
        </w:r>
      </w:del>
      <w:ins w:id="18" w:author="Stenger, Bjorn | Bjorn | RIT" w:date="2019-12-23T08:56:00Z">
        <w:r w:rsidR="0034161E">
          <w:t xml:space="preserve"> and </w:t>
        </w:r>
      </w:ins>
      <w:ins w:id="19" w:author="Stenger, Bjorn | Bjorn | RIT" w:date="2019-12-23T08:57:00Z">
        <w:r w:rsidR="0034161E">
          <w:t>the ability for voice-interaction</w:t>
        </w:r>
      </w:ins>
      <w:r>
        <w:t xml:space="preserve">. </w:t>
      </w:r>
      <w:r w:rsidR="00E3417E">
        <w:t xml:space="preserve">We </w:t>
      </w:r>
      <w:r w:rsidR="002A4751">
        <w:t xml:space="preserve">conduct an experiment with the EMI robot </w:t>
      </w:r>
      <w:ins w:id="20" w:author="Stenger, Bjorn | Bjorn | RIT" w:date="2019-12-23T08:48:00Z">
        <w:r w:rsidR="0034161E">
          <w:t>during</w:t>
        </w:r>
      </w:ins>
      <w:del w:id="21" w:author="Stenger, Bjorn | Bjorn | RIT" w:date="2019-12-23T08:48:00Z">
        <w:r w:rsidR="002A4751" w:rsidDel="0034161E">
          <w:delText>in</w:delText>
        </w:r>
      </w:del>
      <w:r w:rsidR="002A4751">
        <w:t xml:space="preserve"> a public event</w:t>
      </w:r>
      <w:ins w:id="22" w:author="Stenger, Bjorn | Bjorn | RIT" w:date="2019-12-23T08:48:00Z">
        <w:r w:rsidR="0034161E">
          <w:t xml:space="preserve">, in which </w:t>
        </w:r>
      </w:ins>
      <w:del w:id="23" w:author="Stenger, Bjorn | Bjorn | RIT" w:date="2019-12-23T08:48:00Z">
        <w:r w:rsidR="00035F58" w:rsidDel="0034161E">
          <w:delText>.</w:delText>
        </w:r>
        <w:r w:rsidR="00FA377E" w:rsidDel="0034161E">
          <w:delText xml:space="preserve"> </w:delText>
        </w:r>
        <w:r w:rsidR="00035F58" w:rsidDel="0034161E">
          <w:delText xml:space="preserve">At the </w:delText>
        </w:r>
        <w:r w:rsidR="002A4751" w:rsidDel="0034161E">
          <w:delText>experiment</w:delText>
        </w:r>
        <w:r w:rsidR="00FA377E" w:rsidDel="0034161E">
          <w:delText xml:space="preserve"> people</w:delText>
        </w:r>
      </w:del>
      <w:ins w:id="24" w:author="Stenger, Bjorn | Bjorn | RIT" w:date="2019-12-23T08:48:00Z">
        <w:r w:rsidR="0034161E">
          <w:t>attendees</w:t>
        </w:r>
      </w:ins>
      <w:r w:rsidR="00FA377E">
        <w:t xml:space="preserve"> were given the option</w:t>
      </w:r>
      <w:r w:rsidR="000564C3">
        <w:t xml:space="preserve"> to</w:t>
      </w:r>
      <w:r w:rsidR="002A4751">
        <w:t xml:space="preserve"> interact with the robot</w:t>
      </w:r>
      <w:r w:rsidR="00FA377E">
        <w:t xml:space="preserve">.  Following the operation of the robot we asked participants a series of questions to </w:t>
      </w:r>
      <w:del w:id="25" w:author="Stenger, Bjorn | Bjorn | RIT" w:date="2019-12-23T08:49:00Z">
        <w:r w:rsidR="00FA377E" w:rsidDel="0034161E">
          <w:delText xml:space="preserve">better understand </w:delText>
        </w:r>
        <w:r w:rsidR="002A4751" w:rsidDel="0034161E">
          <w:delText xml:space="preserve">how </w:delText>
        </w:r>
      </w:del>
      <w:ins w:id="26" w:author="Stenger, Bjorn | Bjorn | RIT" w:date="2019-12-23T08:49:00Z">
        <w:r w:rsidR="0034161E">
          <w:t xml:space="preserve">study </w:t>
        </w:r>
      </w:ins>
      <w:r w:rsidR="002A4751">
        <w:t xml:space="preserve">the </w:t>
      </w:r>
      <w:ins w:id="27" w:author="Stenger, Bjorn | Bjorn | RIT" w:date="2019-12-23T08:49:00Z">
        <w:r w:rsidR="0034161E">
          <w:t xml:space="preserve">effect of the robot’s </w:t>
        </w:r>
      </w:ins>
      <w:r w:rsidR="002A4751">
        <w:t>e</w:t>
      </w:r>
      <w:del w:id="28" w:author="Stenger, Bjorn | Bjorn | RIT" w:date="2019-12-23T08:49:00Z">
        <w:r w:rsidR="002A4751" w:rsidDel="0034161E">
          <w:delText>motional behavior effects</w:delText>
        </w:r>
      </w:del>
      <w:ins w:id="29" w:author="Stenger, Bjorn | Bjorn | RIT" w:date="2019-12-23T08:49:00Z">
        <w:r w:rsidR="0034161E">
          <w:t>xpressions</w:t>
        </w:r>
      </w:ins>
      <w:del w:id="30" w:author="Stenger, Bjorn | Bjorn | RIT" w:date="2019-12-23T08:49:00Z">
        <w:r w:rsidR="002A4751" w:rsidDel="0034161E">
          <w:delText xml:space="preserve"> on user</w:delText>
        </w:r>
      </w:del>
      <w:r w:rsidR="00FA377E">
        <w:t xml:space="preserve">.  From </w:t>
      </w:r>
      <w:del w:id="31" w:author="Stenger, Bjorn | Bjorn | RIT" w:date="2019-12-23T08:50:00Z">
        <w:r w:rsidR="00FA377E" w:rsidDel="0034161E">
          <w:delText xml:space="preserve">the responses of </w:delText>
        </w:r>
      </w:del>
      <w:r w:rsidR="00FA377E">
        <w:t>the survey</w:t>
      </w:r>
      <w:ins w:id="32" w:author="Stenger, Bjorn | Bjorn | RIT" w:date="2019-12-23T08:49:00Z">
        <w:r w:rsidR="0034161E">
          <w:t xml:space="preserve"> respons</w:t>
        </w:r>
      </w:ins>
      <w:ins w:id="33" w:author="Stenger, Bjorn | Bjorn | RIT" w:date="2019-12-23T08:50:00Z">
        <w:r w:rsidR="0034161E">
          <w:t>es</w:t>
        </w:r>
      </w:ins>
      <w:r w:rsidR="00FA377E">
        <w:t xml:space="preserve">, </w:t>
      </w:r>
      <w:ins w:id="34" w:author="Stenger, Bjorn | Bjorn | RIT" w:date="2019-12-23T08:50:00Z">
        <w:r w:rsidR="0034161E">
          <w:t xml:space="preserve">video </w:t>
        </w:r>
      </w:ins>
      <w:r w:rsidR="00FA377E">
        <w:t>observations</w:t>
      </w:r>
      <w:del w:id="35" w:author="Stenger, Bjorn | Bjorn | RIT" w:date="2019-12-23T08:50:00Z">
        <w:r w:rsidR="00FA377E" w:rsidDel="0034161E">
          <w:delText xml:space="preserve"> from video recording of the </w:delText>
        </w:r>
        <w:r w:rsidR="002A4751" w:rsidDel="0034161E">
          <w:delText>experiment</w:delText>
        </w:r>
      </w:del>
      <w:r w:rsidR="00FA377E">
        <w:t xml:space="preserve"> and informal interviews we deduced </w:t>
      </w:r>
      <w:del w:id="36" w:author="Stenger, Bjorn | Bjorn | RIT" w:date="2019-12-23T08:57:00Z">
        <w:r w:rsidR="00FA377E" w:rsidDel="00DA005A">
          <w:delText xml:space="preserve">some </w:delText>
        </w:r>
      </w:del>
      <w:r w:rsidR="00FA377E">
        <w:t xml:space="preserve">key design decisions in </w:t>
      </w:r>
      <w:r w:rsidR="000D47E4">
        <w:t>EMI</w:t>
      </w:r>
      <w:r w:rsidR="00FA377E">
        <w:t xml:space="preserve"> that </w:t>
      </w:r>
      <w:r w:rsidR="002A4751">
        <w:t>help entice users</w:t>
      </w:r>
      <w:r w:rsidR="00FA377E">
        <w:t xml:space="preserve"> </w:t>
      </w:r>
      <w:r w:rsidR="00EC5756">
        <w:t>and</w:t>
      </w:r>
      <w:r w:rsidR="00FA377E">
        <w:t xml:space="preserve"> </w:t>
      </w:r>
      <w:r w:rsidR="00EC5756">
        <w:t>increase</w:t>
      </w:r>
      <w:r w:rsidR="00FA377E">
        <w:t xml:space="preserve"> user</w:t>
      </w:r>
      <w:del w:id="37" w:author="Stenger, Bjorn | Bjorn | RIT" w:date="2019-12-23T08:50:00Z">
        <w:r w:rsidR="00FA377E" w:rsidDel="0034161E">
          <w:delText>’s</w:delText>
        </w:r>
      </w:del>
      <w:r w:rsidR="00FA377E">
        <w:t xml:space="preserve"> </w:t>
      </w:r>
      <w:del w:id="38" w:author="Stenger, Bjorn | Bjorn | RIT" w:date="2019-12-23T08:50:00Z">
        <w:r w:rsidR="00FA377E" w:rsidDel="0034161E">
          <w:delText>tolerance</w:delText>
        </w:r>
      </w:del>
      <w:ins w:id="39" w:author="Stenger, Bjorn | Bjorn | RIT" w:date="2019-12-23T08:51:00Z">
        <w:r w:rsidR="0034161E">
          <w:t>appreciation</w:t>
        </w:r>
      </w:ins>
      <w:r w:rsidR="00FA377E">
        <w:t xml:space="preserve"> towards the robot</w:t>
      </w:r>
      <w:r w:rsidR="00AE768D">
        <w:t xml:space="preserve">. </w:t>
      </w:r>
      <w:r w:rsidR="000564C3">
        <w:t>The</w:t>
      </w:r>
      <w:r w:rsidR="00035F58">
        <w:t>se</w:t>
      </w:r>
      <w:r w:rsidR="000564C3">
        <w:t xml:space="preserve"> design choices can help the future development of robots operating in human inhabited spaces</w:t>
      </w:r>
      <w:del w:id="40" w:author="Stenger, Bjorn | Bjorn | RIT" w:date="2019-12-23T08:58:00Z">
        <w:r w:rsidR="000564C3" w:rsidDel="00DA005A">
          <w:delText xml:space="preserve"> that need to collaborate with humans</w:delText>
        </w:r>
      </w:del>
      <w:r w:rsidR="000564C3">
        <w:t>.</w:t>
      </w:r>
    </w:p>
    <w:p w14:paraId="545CAABE" w14:textId="0BAF5E1D"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156F383B" w:rsidR="008677B2" w:rsidRDefault="008452D9" w:rsidP="008677B2">
      <w:pPr>
        <w:pStyle w:val="Heading1"/>
      </w:pPr>
      <w:r>
        <w:t>CSS Concepts</w:t>
      </w:r>
    </w:p>
    <w:p w14:paraId="0B6A4EEF" w14:textId="5BF36AA5" w:rsidR="003F6F04" w:rsidRDefault="008452D9">
      <w:r w:rsidRPr="00216A91">
        <w:rPr>
          <w:rFonts w:eastAsia="Linux Libertine" w:cs="Linux Libertine"/>
          <w:szCs w:val="17"/>
          <w:lang w:eastAsia="it-IT"/>
          <w14:ligatures w14:val="standard"/>
        </w:rPr>
        <w:t xml:space="preserve">• </w:t>
      </w:r>
      <w:r w:rsidRPr="006779C9">
        <w:rPr>
          <w:rFonts w:eastAsia="Linux Libertine" w:cs="Linux Libertine"/>
          <w:b/>
          <w:szCs w:val="17"/>
          <w:lang w:eastAsia="it-IT"/>
          <w14:ligatures w14:val="standard"/>
        </w:rPr>
        <w:t>Human-centered computing~Human computer interaction (HCI)</w:t>
      </w:r>
      <w:r>
        <w:rPr>
          <w:rFonts w:eastAsia="Linux Libertine" w:cs="Linux Libertine"/>
          <w:szCs w:val="17"/>
          <w:lang w:eastAsia="it-IT"/>
          <w14:ligatures w14:val="standard"/>
        </w:rPr>
        <w:t xml:space="preserve">; </w:t>
      </w:r>
      <w:r>
        <w:rPr>
          <w:rFonts w:eastAsia="Linux Libertine" w:cs="Linux Libertine"/>
          <w:i/>
          <w:szCs w:val="17"/>
          <w:lang w:eastAsia="it-IT"/>
          <w14:ligatures w14:val="standard"/>
        </w:rPr>
        <w:t>Haptic devices</w:t>
      </w:r>
      <w:r>
        <w:rPr>
          <w:rFonts w:eastAsia="Linux Libertine" w:cs="Linux Libertine"/>
          <w:szCs w:val="17"/>
          <w:lang w:eastAsia="it-IT"/>
          <w14:ligatures w14:val="standard"/>
        </w:rPr>
        <w:t xml:space="preserve">; User studies; Please use the 2012 Classifiers and see </w:t>
      </w:r>
      <w:r w:rsidR="0000385D">
        <w:rPr>
          <w:rFonts w:eastAsia="Linux Libertine" w:cs="Linux Libertine"/>
          <w:szCs w:val="17"/>
          <w:lang w:eastAsia="it-IT"/>
          <w14:ligatures w14:val="standard"/>
        </w:rPr>
        <w:t xml:space="preserve">this link to </w:t>
      </w:r>
      <w:r w:rsidR="0000385D">
        <w:rPr>
          <w:rFonts w:eastAsia="Linux Libertine" w:cs="Linux Libertine"/>
          <w:szCs w:val="17"/>
          <w:lang w:eastAsia="it-IT"/>
          <w14:ligatures w14:val="standard"/>
        </w:rPr>
        <w:lastRenderedPageBreak/>
        <w:t>embed them in the t</w:t>
      </w:r>
      <w:r>
        <w:rPr>
          <w:rFonts w:eastAsia="Linux Libertine" w:cs="Linux Libertine"/>
          <w:szCs w:val="17"/>
          <w:lang w:eastAsia="it-IT"/>
          <w14:ligatures w14:val="standard"/>
        </w:rPr>
        <w:t>ext:</w:t>
      </w:r>
      <w:r w:rsidRPr="00525CE1">
        <w:rPr>
          <w:rFonts w:eastAsia="Linux Libertine" w:cs="Linux Libertine"/>
          <w:color w:val="000000" w:themeColor="text1"/>
          <w:szCs w:val="17"/>
          <w:lang w:eastAsia="it-IT"/>
          <w14:ligatures w14:val="standard"/>
        </w:rPr>
        <w:t xml:space="preserve"> </w:t>
      </w:r>
      <w:hyperlink r:id="rId10" w:history="1">
        <w:r w:rsidRPr="00D340BA">
          <w:rPr>
            <w:rStyle w:val="Hyperlink"/>
            <w:rFonts w:eastAsia="Linux Libertine" w:cs="Linux Libertine"/>
            <w:szCs w:val="17"/>
            <w:lang w:eastAsia="it-IT"/>
            <w14:ligatures w14:val="standard"/>
          </w:rPr>
          <w:t>https://dl.acm.org/ccs/ccs_flat.cfm</w:t>
        </w:r>
      </w:hyperlink>
    </w:p>
    <w:p w14:paraId="7773C8F9" w14:textId="5F39EB6A" w:rsidR="008677B2" w:rsidRPr="00642C27" w:rsidRDefault="007554D5">
      <w:pPr>
        <w:pStyle w:val="Heading1"/>
        <w:rPr>
          <w:color w:val="000000"/>
        </w:rPr>
      </w:pPr>
      <w:r>
        <w:rPr>
          <w:color w:val="000000"/>
        </w:rPr>
        <w:t>Introduction</w:t>
      </w:r>
    </w:p>
    <w:p w14:paraId="244C8D37" w14:textId="55F0E11D" w:rsidR="00A47DB7" w:rsidRDefault="00BC21A8" w:rsidP="00AE768D">
      <w:r w:rsidRPr="00DD1290">
        <w:rPr>
          <w:noProof/>
          <w:lang w:eastAsia="ja-JP"/>
        </w:rPr>
        <w:drawing>
          <wp:anchor distT="0" distB="0" distL="114300" distR="114300" simplePos="0" relativeHeight="251668480" behindDoc="0" locked="0" layoutInCell="1" allowOverlap="1" wp14:anchorId="76E68D2A" wp14:editId="51226179">
            <wp:simplePos x="0" y="0"/>
            <wp:positionH relativeFrom="margin">
              <wp:posOffset>-2513330</wp:posOffset>
            </wp:positionH>
            <wp:positionV relativeFrom="margin">
              <wp:posOffset>1047750</wp:posOffset>
            </wp:positionV>
            <wp:extent cx="2114550" cy="331406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1.png"/>
                    <pic:cNvPicPr/>
                  </pic:nvPicPr>
                  <pic:blipFill>
                    <a:blip r:embed="rId11"/>
                    <a:stretch>
                      <a:fillRect/>
                    </a:stretch>
                  </pic:blipFill>
                  <pic:spPr>
                    <a:xfrm>
                      <a:off x="0" y="0"/>
                      <a:ext cx="2114550" cy="3314065"/>
                    </a:xfrm>
                    <a:prstGeom prst="rect">
                      <a:avLst/>
                    </a:prstGeom>
                  </pic:spPr>
                </pic:pic>
              </a:graphicData>
            </a:graphic>
            <wp14:sizeRelH relativeFrom="margin">
              <wp14:pctWidth>0</wp14:pctWidth>
            </wp14:sizeRelH>
            <wp14:sizeRelV relativeFrom="margin">
              <wp14:pctHeight>0</wp14:pctHeight>
            </wp14:sizeRelV>
          </wp:anchor>
        </w:drawing>
      </w:r>
      <w:r w:rsidR="00F92382">
        <w:t xml:space="preserve">In </w:t>
      </w:r>
      <w:del w:id="41" w:author="Stenger, Bjorn | Bjorn | RIT" w:date="2019-12-23T08:59:00Z">
        <w:r w:rsidR="00F92382" w:rsidDel="00DA005A">
          <w:delText xml:space="preserve">the </w:delText>
        </w:r>
        <w:r w:rsidR="00035F58" w:rsidDel="00DA005A">
          <w:delText>area of research arou</w:delText>
        </w:r>
        <w:r w:rsidR="001B28D5" w:rsidDel="00DA005A">
          <w:delText>n</w:delText>
        </w:r>
        <w:r w:rsidR="00035F58" w:rsidDel="00DA005A">
          <w:delText xml:space="preserve">d </w:delText>
        </w:r>
      </w:del>
      <w:r w:rsidR="00D43823">
        <w:t>h</w:t>
      </w:r>
      <w:r w:rsidR="00F92382">
        <w:t>uman-</w:t>
      </w:r>
      <w:r w:rsidR="00D43823">
        <w:t>r</w:t>
      </w:r>
      <w:r w:rsidR="00F92382">
        <w:t xml:space="preserve">obot </w:t>
      </w:r>
      <w:r w:rsidR="00035F58">
        <w:t>I</w:t>
      </w:r>
      <w:r w:rsidR="00F92382">
        <w:t>nteraction</w:t>
      </w:r>
      <w:r w:rsidR="00035F58">
        <w:t xml:space="preserve"> (HRI)</w:t>
      </w:r>
      <w:r w:rsidR="00F92382">
        <w:t xml:space="preserve">, there is </w:t>
      </w:r>
      <w:del w:id="42" w:author="Stenger, Bjorn | Bjorn | RIT" w:date="2019-12-23T08:59:00Z">
        <w:r w:rsidR="00F92382" w:rsidDel="00DA005A">
          <w:delText xml:space="preserve">a </w:delText>
        </w:r>
      </w:del>
      <w:r w:rsidR="00F92382">
        <w:t xml:space="preserve">growing interest </w:t>
      </w:r>
      <w:r w:rsidR="00FA377E">
        <w:t xml:space="preserve">in </w:t>
      </w:r>
      <w:r w:rsidR="00F92382">
        <w:t>developing solution</w:t>
      </w:r>
      <w:r w:rsidR="00FA377E">
        <w:t>s</w:t>
      </w:r>
      <w:r w:rsidR="00F92382">
        <w:t xml:space="preserve"> </w:t>
      </w:r>
      <w:del w:id="43" w:author="Stenger, Bjorn | Bjorn | RIT" w:date="2019-12-23T08:59:00Z">
        <w:r w:rsidR="00F92382" w:rsidDel="00DA005A">
          <w:delText xml:space="preserve">to </w:delText>
        </w:r>
      </w:del>
      <w:r w:rsidR="00F92382">
        <w:t>deal</w:t>
      </w:r>
      <w:ins w:id="44" w:author="Stenger, Bjorn | Bjorn | RIT" w:date="2019-12-23T08:59:00Z">
        <w:r w:rsidR="00DA005A">
          <w:t>ing</w:t>
        </w:r>
      </w:ins>
      <w:r w:rsidR="00F92382">
        <w:t xml:space="preserve"> with </w:t>
      </w:r>
      <w:del w:id="45" w:author="Stenger, Bjorn | Bjorn | RIT" w:date="2019-12-23T08:59:00Z">
        <w:r w:rsidR="00F92382" w:rsidDel="00DA005A">
          <w:delText xml:space="preserve">the </w:delText>
        </w:r>
      </w:del>
      <w:ins w:id="46" w:author="Stenger, Bjorn | Bjorn | RIT" w:date="2019-12-23T08:59:00Z">
        <w:r w:rsidR="00DA005A">
          <w:t xml:space="preserve">the </w:t>
        </w:r>
      </w:ins>
      <w:r w:rsidR="00F92382">
        <w:t xml:space="preserve">social </w:t>
      </w:r>
      <w:del w:id="47" w:author="Stenger, Bjorn | Bjorn | RIT" w:date="2019-12-23T09:18:00Z">
        <w:r w:rsidR="00F92382" w:rsidDel="00224993">
          <w:delText>challeng</w:delText>
        </w:r>
        <w:r w:rsidR="00854983" w:rsidDel="00224993">
          <w:delText>es</w:delText>
        </w:r>
        <w:r w:rsidR="00F92382" w:rsidDel="00224993">
          <w:delText xml:space="preserve"> </w:delText>
        </w:r>
      </w:del>
      <w:ins w:id="48" w:author="Stenger, Bjorn | Bjorn | RIT" w:date="2019-12-23T09:18:00Z">
        <w:r w:rsidR="00224993">
          <w:t xml:space="preserve">interactions </w:t>
        </w:r>
      </w:ins>
      <w:r w:rsidR="00854983">
        <w:t>between</w:t>
      </w:r>
      <w:r w:rsidR="00FA377E">
        <w:t xml:space="preserve"> </w:t>
      </w:r>
      <w:del w:id="49" w:author="Stenger, Bjorn | Bjorn | RIT" w:date="2019-12-23T09:00:00Z">
        <w:r w:rsidR="00FA377E" w:rsidDel="00DA005A">
          <w:delText>a</w:delText>
        </w:r>
        <w:r w:rsidR="00854983" w:rsidDel="00DA005A">
          <w:delText xml:space="preserve"> </w:delText>
        </w:r>
      </w:del>
      <w:r w:rsidR="00854983">
        <w:t>human</w:t>
      </w:r>
      <w:ins w:id="50" w:author="Stenger, Bjorn | Bjorn | RIT" w:date="2019-12-23T09:00:00Z">
        <w:r w:rsidR="00DA005A">
          <w:t>s</w:t>
        </w:r>
      </w:ins>
      <w:r w:rsidR="00854983">
        <w:t xml:space="preserve"> and </w:t>
      </w:r>
      <w:del w:id="51" w:author="Stenger, Bjorn | Bjorn | RIT" w:date="2019-12-23T09:00:00Z">
        <w:r w:rsidR="00854983" w:rsidDel="00DA005A">
          <w:delText>an a</w:delText>
        </w:r>
      </w:del>
      <w:ins w:id="52" w:author="Stenger, Bjorn | Bjorn | RIT" w:date="2019-12-23T09:00:00Z">
        <w:r w:rsidR="00DA005A">
          <w:t>a</w:t>
        </w:r>
      </w:ins>
      <w:r w:rsidR="00854983">
        <w:t>utonomous robot</w:t>
      </w:r>
      <w:ins w:id="53" w:author="Stenger, Bjorn | Bjorn | RIT" w:date="2019-12-23T09:00:00Z">
        <w:r w:rsidR="00DA005A">
          <w:t>s.</w:t>
        </w:r>
      </w:ins>
      <w:del w:id="54" w:author="Stenger, Bjorn | Bjorn | RIT" w:date="2019-12-23T09:00:00Z">
        <w:r w:rsidR="00854983" w:rsidDel="00DA005A">
          <w:delText>.</w:delText>
        </w:r>
      </w:del>
      <w:ins w:id="55" w:author="Stenger, Bjorn | Bjorn | RIT" w:date="2019-12-23T09:12:00Z">
        <w:r w:rsidR="00224993">
          <w:t xml:space="preserve"> As robots o</w:t>
        </w:r>
      </w:ins>
      <w:ins w:id="56" w:author="Stenger, Bjorn | Bjorn | RIT" w:date="2019-12-23T09:13:00Z">
        <w:r w:rsidR="00224993">
          <w:t xml:space="preserve">perate in human inhabited spaces, the environment </w:t>
        </w:r>
      </w:ins>
      <w:ins w:id="57" w:author="Stenger, Bjorn | Bjorn | RIT" w:date="2019-12-23T09:16:00Z">
        <w:r w:rsidR="00224993">
          <w:t>can become</w:t>
        </w:r>
      </w:ins>
      <w:ins w:id="58" w:author="Stenger, Bjorn | Bjorn | RIT" w:date="2019-12-23T09:13:00Z">
        <w:r w:rsidR="00224993">
          <w:t xml:space="preserve"> </w:t>
        </w:r>
      </w:ins>
      <w:ins w:id="59" w:author="Stenger, Bjorn | Bjorn | RIT" w:date="2019-12-23T09:16:00Z">
        <w:r w:rsidR="00224993">
          <w:t>difficult</w:t>
        </w:r>
      </w:ins>
      <w:ins w:id="60" w:author="Stenger, Bjorn | Bjorn | RIT" w:date="2019-12-23T09:13:00Z">
        <w:r w:rsidR="00224993">
          <w:t xml:space="preserve"> to interpret and</w:t>
        </w:r>
      </w:ins>
      <w:ins w:id="61" w:author="Stenger, Bjorn | Bjorn | RIT" w:date="2019-12-23T09:17:00Z">
        <w:r w:rsidR="00224993">
          <w:t xml:space="preserve"> complex to </w:t>
        </w:r>
      </w:ins>
      <w:ins w:id="62" w:author="Stenger, Bjorn | Bjorn | RIT" w:date="2019-12-23T09:13:00Z">
        <w:r w:rsidR="00224993">
          <w:t xml:space="preserve">navigate. </w:t>
        </w:r>
      </w:ins>
      <w:del w:id="63" w:author="Stenger, Bjorn | Bjorn | RIT" w:date="2019-12-23T09:12:00Z">
        <w:r w:rsidR="00854983" w:rsidDel="00224993">
          <w:delText xml:space="preserve"> </w:delText>
        </w:r>
      </w:del>
      <w:ins w:id="64" w:author="Stenger, Bjorn | Bjorn | RIT" w:date="2019-12-23T09:14:00Z">
        <w:r w:rsidR="00224993">
          <w:t xml:space="preserve">One approach to handle </w:t>
        </w:r>
      </w:ins>
      <w:ins w:id="65" w:author="Stenger, Bjorn | Bjorn | RIT" w:date="2019-12-23T09:24:00Z">
        <w:r w:rsidR="0016190C">
          <w:t xml:space="preserve">a </w:t>
        </w:r>
      </w:ins>
      <w:ins w:id="66" w:author="Stenger, Bjorn | Bjorn | RIT" w:date="2019-12-23T09:14:00Z">
        <w:r w:rsidR="00224993">
          <w:t>situation in which a</w:t>
        </w:r>
      </w:ins>
      <w:ins w:id="67" w:author="Stenger, Bjorn | Bjorn | RIT" w:date="2019-12-23T09:24:00Z">
        <w:r w:rsidR="0016190C">
          <w:t xml:space="preserve"> </w:t>
        </w:r>
      </w:ins>
      <w:ins w:id="68" w:author="Stenger, Bjorn | Bjorn | RIT" w:date="2019-12-23T09:14:00Z">
        <w:r w:rsidR="00224993">
          <w:t xml:space="preserve">robot reaches the limits of its capabilities is to enlist human </w:t>
        </w:r>
      </w:ins>
      <w:ins w:id="69" w:author="Stenger, Bjorn | Bjorn | RIT" w:date="2019-12-23T09:17:00Z">
        <w:r w:rsidR="00224993">
          <w:t xml:space="preserve">assistance in order to achieve its tasks. </w:t>
        </w:r>
      </w:ins>
      <w:ins w:id="70" w:author="Stenger, Bjorn | Bjorn | RIT" w:date="2019-12-23T09:18:00Z">
        <w:r w:rsidR="00224993">
          <w:t xml:space="preserve">For example, </w:t>
        </w:r>
      </w:ins>
      <w:ins w:id="71" w:author="Stenger, Bjorn | Bjorn | RIT" w:date="2019-12-23T09:19:00Z">
        <w:r w:rsidR="00224993">
          <w:t xml:space="preserve">a </w:t>
        </w:r>
      </w:ins>
      <w:ins w:id="72" w:author="Stenger, Bjorn | Bjorn | RIT" w:date="2019-12-23T09:20:00Z">
        <w:r w:rsidR="00224993">
          <w:t>robot may ask for help removing insurmountable obstacles, o</w:t>
        </w:r>
      </w:ins>
      <w:ins w:id="73" w:author="Stenger, Bjorn | Bjorn | RIT" w:date="2019-12-23T09:21:00Z">
        <w:r w:rsidR="00224993">
          <w:t xml:space="preserve">r working around a self-diagnosed failure. </w:t>
        </w:r>
      </w:ins>
      <w:ins w:id="74" w:author="Stenger, Bjorn | Bjorn | RIT" w:date="2019-12-23T09:22:00Z">
        <w:r w:rsidR="0016190C">
          <w:t>We therefore address the question of how a robot can effec</w:t>
        </w:r>
      </w:ins>
      <w:ins w:id="75" w:author="Stenger, Bjorn | Bjorn | RIT" w:date="2019-12-23T09:24:00Z">
        <w:r w:rsidR="0016190C">
          <w:t xml:space="preserve">tively </w:t>
        </w:r>
      </w:ins>
      <w:ins w:id="76" w:author="Stenger, Bjorn | Bjorn | RIT" w:date="2019-12-23T09:25:00Z">
        <w:r w:rsidR="0016190C">
          <w:t xml:space="preserve">entice a person to support itself, in situations where there is no designated human operator. </w:t>
        </w:r>
      </w:ins>
      <w:del w:id="77" w:author="Stenger, Bjorn | Bjorn | RIT" w:date="2019-12-23T09:17:00Z">
        <w:r w:rsidR="004A21B4" w:rsidRPr="009F2148" w:rsidDel="00224993">
          <w:delText xml:space="preserve">There are </w:delText>
        </w:r>
      </w:del>
      <w:del w:id="78" w:author="Stenger, Bjorn | Bjorn | RIT" w:date="2019-12-23T09:11:00Z">
        <w:r w:rsidR="004A21B4" w:rsidRPr="009F2148" w:rsidDel="00224993">
          <w:delText xml:space="preserve">many </w:delText>
        </w:r>
      </w:del>
      <w:del w:id="79" w:author="Stenger, Bjorn | Bjorn | RIT" w:date="2019-12-23T09:17:00Z">
        <w:r w:rsidR="004A21B4" w:rsidRPr="009F2148" w:rsidDel="00224993">
          <w:delText xml:space="preserve">situations </w:delText>
        </w:r>
      </w:del>
      <w:del w:id="80" w:author="Stenger, Bjorn | Bjorn | RIT" w:date="2019-12-23T09:00:00Z">
        <w:r w:rsidR="004A21B4" w:rsidRPr="009F2148" w:rsidDel="00DA005A">
          <w:delText>where</w:delText>
        </w:r>
      </w:del>
      <w:del w:id="81" w:author="Stenger, Bjorn | Bjorn | RIT" w:date="2019-12-23T09:17:00Z">
        <w:r w:rsidR="004A21B4" w:rsidRPr="009F2148" w:rsidDel="00224993">
          <w:delText xml:space="preserve"> human intervention</w:delText>
        </w:r>
        <w:r w:rsidR="00CB366B" w:rsidRPr="009F2148" w:rsidDel="00224993">
          <w:delText xml:space="preserve"> </w:delText>
        </w:r>
      </w:del>
      <w:del w:id="82" w:author="Stenger, Bjorn | Bjorn | RIT" w:date="2019-12-23T09:11:00Z">
        <w:r w:rsidR="00CB366B" w:rsidRPr="009F2148" w:rsidDel="00224993">
          <w:delText>is</w:delText>
        </w:r>
      </w:del>
      <w:del w:id="83" w:author="Stenger, Bjorn | Bjorn | RIT" w:date="2019-12-23T09:17:00Z">
        <w:r w:rsidR="00CB366B" w:rsidRPr="009F2148" w:rsidDel="00224993">
          <w:delText xml:space="preserve"> needed </w:delText>
        </w:r>
      </w:del>
      <w:del w:id="84" w:author="Stenger, Bjorn | Bjorn | RIT" w:date="2019-12-23T09:00:00Z">
        <w:r w:rsidR="00CB366B" w:rsidRPr="009F2148" w:rsidDel="00DA005A">
          <w:delText>in</w:delText>
        </w:r>
      </w:del>
      <w:del w:id="85" w:author="Stenger, Bjorn | Bjorn | RIT" w:date="2019-12-23T09:17:00Z">
        <w:r w:rsidR="00CB366B" w:rsidRPr="009F2148" w:rsidDel="00224993">
          <w:delText xml:space="preserve"> robot operations</w:delText>
        </w:r>
        <w:r w:rsidR="004A21B4" w:rsidRPr="009F2148" w:rsidDel="00224993">
          <w:delText xml:space="preserve">. </w:delText>
        </w:r>
      </w:del>
      <w:del w:id="86" w:author="Stenger, Bjorn | Bjorn | RIT" w:date="2019-12-23T09:13:00Z">
        <w:r w:rsidR="00CB366B" w:rsidRPr="009F2148" w:rsidDel="00224993">
          <w:delText xml:space="preserve">As robots </w:delText>
        </w:r>
        <w:r w:rsidR="009F2148" w:rsidRPr="00D43823" w:rsidDel="00224993">
          <w:delText>operate in</w:delText>
        </w:r>
        <w:r w:rsidR="00CB366B" w:rsidRPr="009F2148" w:rsidDel="00224993">
          <w:delText xml:space="preserve"> more human inhabited spaces t</w:delText>
        </w:r>
        <w:r w:rsidR="004A21B4" w:rsidRPr="009F2148" w:rsidDel="00224993">
          <w:delText xml:space="preserve">he environment </w:delText>
        </w:r>
        <w:r w:rsidR="009F2148" w:rsidRPr="00D43823" w:rsidDel="00224993">
          <w:delText>can become</w:delText>
        </w:r>
        <w:r w:rsidR="009F2148" w:rsidRPr="009F2148" w:rsidDel="00224993">
          <w:delText xml:space="preserve"> </w:delText>
        </w:r>
        <w:r w:rsidR="004A21B4" w:rsidRPr="009F2148" w:rsidDel="00224993">
          <w:delText>compl</w:delText>
        </w:r>
      </w:del>
      <w:del w:id="87" w:author="Stenger, Bjorn | Bjorn | RIT" w:date="2019-12-23T09:00:00Z">
        <w:r w:rsidR="004A21B4" w:rsidRPr="009F2148" w:rsidDel="00DA005A">
          <w:delText>icated</w:delText>
        </w:r>
      </w:del>
      <w:del w:id="88" w:author="Stenger, Bjorn | Bjorn | RIT" w:date="2019-12-23T09:13:00Z">
        <w:r w:rsidR="00035F58" w:rsidDel="00224993">
          <w:delText xml:space="preserve"> and current </w:delText>
        </w:r>
        <w:r w:rsidR="00CB366B" w:rsidRPr="009F2148" w:rsidDel="00224993">
          <w:delText>r</w:delText>
        </w:r>
        <w:r w:rsidR="004A21B4" w:rsidRPr="009F2148" w:rsidDel="00224993">
          <w:delText xml:space="preserve">obot </w:delText>
        </w:r>
        <w:r w:rsidR="00CB366B" w:rsidRPr="009F2148" w:rsidDel="00224993">
          <w:delText xml:space="preserve">intelligence is </w:delText>
        </w:r>
        <w:r w:rsidR="004A21B4" w:rsidRPr="009F2148" w:rsidDel="00224993">
          <w:delText xml:space="preserve">not </w:delText>
        </w:r>
        <w:r w:rsidR="00035F58" w:rsidDel="00224993">
          <w:delText>yet capable of operating</w:delText>
        </w:r>
        <w:r w:rsidR="00CB366B" w:rsidRPr="009F2148" w:rsidDel="00224993">
          <w:delText xml:space="preserve"> in all cases.</w:delText>
        </w:r>
        <w:r w:rsidR="004A21B4" w:rsidRPr="00D43823" w:rsidDel="00224993">
          <w:rPr>
            <w:highlight w:val="yellow"/>
          </w:rPr>
          <w:delText xml:space="preserve"> </w:delText>
        </w:r>
      </w:del>
      <w:commentRangeStart w:id="89"/>
      <w:del w:id="90" w:author="Stenger, Bjorn | Bjorn | RIT" w:date="2019-12-23T09:21:00Z">
        <w:r w:rsidR="00CB366B" w:rsidRPr="00D43823" w:rsidDel="00224993">
          <w:rPr>
            <w:highlight w:val="yellow"/>
          </w:rPr>
          <w:delText>S</w:delText>
        </w:r>
        <w:r w:rsidR="004A21B4" w:rsidRPr="00D43823" w:rsidDel="00224993">
          <w:rPr>
            <w:highlight w:val="yellow"/>
          </w:rPr>
          <w:delText>uch as a navigation robot can be obstructed by real-world obstacles or a delivery robot have trouble getting into the elevator and they need ask assistance from human</w:delText>
        </w:r>
        <w:r w:rsidR="004A21B4" w:rsidDel="00224993">
          <w:delText>.</w:delText>
        </w:r>
        <w:commentRangeEnd w:id="89"/>
        <w:r w:rsidR="009F2148" w:rsidDel="00224993">
          <w:rPr>
            <w:rStyle w:val="CommentReference"/>
          </w:rPr>
          <w:commentReference w:id="89"/>
        </w:r>
        <w:r w:rsidR="004A21B4" w:rsidDel="00224993">
          <w:delText xml:space="preserve"> </w:delText>
        </w:r>
        <w:commentRangeStart w:id="91"/>
        <w:r w:rsidR="009F2148" w:rsidDel="00224993">
          <w:delText>I</w:delText>
        </w:r>
      </w:del>
      <w:del w:id="92" w:author="Stenger, Bjorn | Bjorn | RIT" w:date="2019-12-23T09:25:00Z">
        <w:r w:rsidR="009F2148" w:rsidDel="0016190C">
          <w:delText xml:space="preserve">n </w:delText>
        </w:r>
      </w:del>
      <w:del w:id="93" w:author="Stenger, Bjorn | Bjorn | RIT" w:date="2019-12-23T09:22:00Z">
        <w:r w:rsidR="009F2148" w:rsidDel="0016190C">
          <w:delText xml:space="preserve">these </w:delText>
        </w:r>
      </w:del>
      <w:del w:id="94" w:author="Stenger, Bjorn | Bjorn | RIT" w:date="2019-12-23T09:25:00Z">
        <w:r w:rsidR="009F2148" w:rsidDel="0016190C">
          <w:delText>situations</w:delText>
        </w:r>
      </w:del>
      <w:del w:id="95" w:author="Stenger, Bjorn | Bjorn | RIT" w:date="2019-12-23T09:22:00Z">
        <w:r w:rsidR="009F2148" w:rsidDel="0016190C">
          <w:delText>, where there is not</w:delText>
        </w:r>
      </w:del>
      <w:del w:id="96" w:author="Stenger, Bjorn | Bjorn | RIT" w:date="2019-12-23T09:25:00Z">
        <w:r w:rsidR="009F2148" w:rsidDel="0016190C">
          <w:delText xml:space="preserve"> a designated human operator, how </w:delText>
        </w:r>
        <w:r w:rsidR="004A21B4" w:rsidDel="0016190C">
          <w:delText xml:space="preserve">can robot effectively entice user to </w:delText>
        </w:r>
        <w:r w:rsidR="009F2148" w:rsidDel="0016190C">
          <w:delText xml:space="preserve">support </w:delText>
        </w:r>
        <w:r w:rsidR="004A21B4" w:rsidDel="0016190C">
          <w:delText>them</w:delText>
        </w:r>
        <w:r w:rsidR="009F2148" w:rsidDel="0016190C">
          <w:delText>?</w:delText>
        </w:r>
        <w:commentRangeEnd w:id="91"/>
        <w:r w:rsidR="002A5DC9" w:rsidDel="0016190C">
          <w:rPr>
            <w:rStyle w:val="CommentReference"/>
          </w:rPr>
          <w:commentReference w:id="91"/>
        </w:r>
        <w:r w:rsidR="004A21B4" w:rsidDel="0016190C">
          <w:delText xml:space="preserve"> </w:delText>
        </w:r>
      </w:del>
      <w:r w:rsidR="009F2148">
        <w:t>At the</w:t>
      </w:r>
      <w:r w:rsidR="004A21B4">
        <w:t xml:space="preserve"> same time, </w:t>
      </w:r>
      <w:r w:rsidR="009F2148">
        <w:t xml:space="preserve">if the </w:t>
      </w:r>
      <w:r w:rsidR="004A21B4">
        <w:t xml:space="preserve">robot </w:t>
      </w:r>
      <w:r w:rsidR="009F2148">
        <w:t xml:space="preserve">is unable to perform the </w:t>
      </w:r>
      <w:ins w:id="97" w:author="Stenger, Bjorn | Bjorn | RIT" w:date="2019-12-23T09:25:00Z">
        <w:r w:rsidR="0016190C">
          <w:t xml:space="preserve">requested </w:t>
        </w:r>
      </w:ins>
      <w:del w:id="98" w:author="Stenger, Bjorn | Bjorn | RIT" w:date="2019-12-23T09:25:00Z">
        <w:r w:rsidR="009F2148" w:rsidDel="0016190C">
          <w:delText>necessa</w:delText>
        </w:r>
        <w:r w:rsidR="00035F58" w:rsidDel="0016190C">
          <w:delText>ry actions</w:delText>
        </w:r>
      </w:del>
      <w:ins w:id="99" w:author="Stenger, Bjorn | Bjorn | RIT" w:date="2019-12-23T09:25:00Z">
        <w:r w:rsidR="0016190C">
          <w:t>tasks</w:t>
        </w:r>
      </w:ins>
      <w:r w:rsidR="00035F58">
        <w:t xml:space="preserve"> </w:t>
      </w:r>
      <w:r w:rsidR="009F2148">
        <w:t>in a timely manner</w:t>
      </w:r>
      <w:del w:id="100" w:author="Stenger, Bjorn | Bjorn | RIT" w:date="2019-12-23T09:26:00Z">
        <w:r w:rsidR="009F2148" w:rsidDel="0016190C">
          <w:delText xml:space="preserve"> that the operator </w:delText>
        </w:r>
      </w:del>
      <w:del w:id="101" w:author="Stenger, Bjorn | Bjorn | RIT" w:date="2019-12-23T09:25:00Z">
        <w:r w:rsidR="009F2148" w:rsidDel="0016190C">
          <w:delText xml:space="preserve">is </w:delText>
        </w:r>
      </w:del>
      <w:del w:id="102" w:author="Stenger, Bjorn | Bjorn | RIT" w:date="2019-12-23T09:26:00Z">
        <w:r w:rsidR="00035F58" w:rsidDel="0016190C">
          <w:delText>commands</w:delText>
        </w:r>
      </w:del>
      <w:ins w:id="103" w:author="Stenger, Bjorn | Bjorn | RIT" w:date="2019-12-23T09:26:00Z">
        <w:r w:rsidR="0016190C">
          <w:t>,</w:t>
        </w:r>
      </w:ins>
      <w:del w:id="104" w:author="Stenger, Bjorn | Bjorn | RIT" w:date="2019-12-23T09:26:00Z">
        <w:r w:rsidR="009F2148" w:rsidDel="0016190C">
          <w:delText>,</w:delText>
        </w:r>
      </w:del>
      <w:r w:rsidR="009F2148">
        <w:t xml:space="preserve"> this</w:t>
      </w:r>
      <w:r w:rsidR="004A21B4">
        <w:t xml:space="preserve"> </w:t>
      </w:r>
      <w:ins w:id="105" w:author="Stenger, Bjorn | Bjorn | RIT" w:date="2019-12-23T09:26:00Z">
        <w:r w:rsidR="0016190C">
          <w:t>may</w:t>
        </w:r>
      </w:ins>
      <w:del w:id="106" w:author="Stenger, Bjorn | Bjorn | RIT" w:date="2019-12-23T09:26:00Z">
        <w:r w:rsidR="004A21B4" w:rsidDel="0016190C">
          <w:delText>will</w:delText>
        </w:r>
      </w:del>
      <w:r w:rsidR="004A21B4">
        <w:t xml:space="preserve"> lead to </w:t>
      </w:r>
      <w:ins w:id="107" w:author="Stenger, Bjorn | Bjorn | RIT" w:date="2019-12-23T09:26:00Z">
        <w:r w:rsidR="0016190C">
          <w:t xml:space="preserve">user </w:t>
        </w:r>
      </w:ins>
      <w:r w:rsidR="004A21B4">
        <w:t>disengage</w:t>
      </w:r>
      <w:ins w:id="108" w:author="Stenger, Bjorn | Bjorn | RIT" w:date="2019-12-23T09:26:00Z">
        <w:r w:rsidR="0016190C">
          <w:t>ment</w:t>
        </w:r>
      </w:ins>
      <w:r w:rsidR="004A21B4">
        <w:t xml:space="preserve"> </w:t>
      </w:r>
      <w:del w:id="109" w:author="Stenger, Bjorn | Bjorn | RIT" w:date="2019-12-23T09:29:00Z">
        <w:r w:rsidR="004A21B4" w:rsidDel="0016190C">
          <w:delText>users from interaction</w:delText>
        </w:r>
      </w:del>
      <w:r w:rsidR="00D43823">
        <w:t xml:space="preserve"> [Feeling]</w:t>
      </w:r>
      <w:r w:rsidR="004A21B4">
        <w:t xml:space="preserve">. </w:t>
      </w:r>
      <w:ins w:id="110" w:author="Stenger, Bjorn | Bjorn | RIT" w:date="2019-12-23T09:29:00Z">
        <w:r w:rsidR="0016190C">
          <w:t xml:space="preserve">We address questions such as: </w:t>
        </w:r>
      </w:ins>
      <w:r w:rsidR="002A5DC9">
        <w:t xml:space="preserve">Are there </w:t>
      </w:r>
      <w:del w:id="111" w:author="Stenger, Bjorn | Bjorn | RIT" w:date="2019-12-23T09:29:00Z">
        <w:r w:rsidR="002A5DC9" w:rsidDel="0016190C">
          <w:delText xml:space="preserve">some </w:delText>
        </w:r>
      </w:del>
      <w:r w:rsidR="002A5DC9">
        <w:t>robots</w:t>
      </w:r>
      <w:r w:rsidR="00035F58">
        <w:t xml:space="preserve"> that</w:t>
      </w:r>
      <w:r w:rsidR="002A5DC9">
        <w:t xml:space="preserve"> humans are more tolerant of</w:t>
      </w:r>
      <w:r w:rsidR="004A21B4">
        <w:t>?</w:t>
      </w:r>
      <w:r w:rsidR="002A5DC9">
        <w:t xml:space="preserve"> What features </w:t>
      </w:r>
      <w:r w:rsidR="00035F58">
        <w:t>increase</w:t>
      </w:r>
      <w:r w:rsidR="002A5DC9">
        <w:t xml:space="preserve"> human tolerance of a robot? </w:t>
      </w:r>
      <w:del w:id="112" w:author="Stenger, Bjorn | Bjorn | RIT" w:date="2019-12-23T09:29:00Z">
        <w:r w:rsidR="002A5DC9" w:rsidDel="0016190C">
          <w:delText>In this work w</w:delText>
        </w:r>
      </w:del>
      <w:ins w:id="113" w:author="Stenger, Bjorn | Bjorn | RIT" w:date="2019-12-23T09:29:00Z">
        <w:r w:rsidR="0016190C">
          <w:t>W</w:t>
        </w:r>
      </w:ins>
      <w:r w:rsidR="002A5DC9">
        <w:t xml:space="preserve">e look at </w:t>
      </w:r>
      <w:ins w:id="114" w:author="Stenger, Bjorn | Bjorn | RIT" w:date="2019-12-23T09:29:00Z">
        <w:r w:rsidR="0016190C">
          <w:t xml:space="preserve">the degree of user </w:t>
        </w:r>
      </w:ins>
      <w:del w:id="115" w:author="Stenger, Bjorn | Bjorn | RIT" w:date="2019-12-23T09:29:00Z">
        <w:r w:rsidR="002A5DC9" w:rsidDel="0016190C">
          <w:delText xml:space="preserve">how </w:delText>
        </w:r>
      </w:del>
      <w:r w:rsidR="002A5DC9">
        <w:t>tolera</w:t>
      </w:r>
      <w:del w:id="116" w:author="Stenger, Bjorn | Bjorn | RIT" w:date="2019-12-23T09:29:00Z">
        <w:r w:rsidR="002A5DC9" w:rsidDel="0016190C">
          <w:delText>ble</w:delText>
        </w:r>
      </w:del>
      <w:ins w:id="117" w:author="Stenger, Bjorn | Bjorn | RIT" w:date="2019-12-23T09:29:00Z">
        <w:r w:rsidR="0016190C">
          <w:t>nce towards</w:t>
        </w:r>
      </w:ins>
      <w:r w:rsidR="002A5DC9">
        <w:t xml:space="preserve"> the </w:t>
      </w:r>
      <w:r w:rsidR="000D47E4">
        <w:t>EMI</w:t>
      </w:r>
      <w:r w:rsidR="002A5DC9">
        <w:t xml:space="preserve"> robot was and which design choices </w:t>
      </w:r>
      <w:del w:id="118" w:author="Stenger, Bjorn | Bjorn | RIT" w:date="2019-12-23T09:30:00Z">
        <w:r w:rsidR="002A5DC9" w:rsidDel="0016190C">
          <w:delText>may have supported this</w:delText>
        </w:r>
      </w:del>
      <w:ins w:id="119" w:author="Stenger, Bjorn | Bjorn | RIT" w:date="2019-12-23T09:30:00Z">
        <w:r w:rsidR="0016190C">
          <w:t>have affected this</w:t>
        </w:r>
      </w:ins>
      <w:r w:rsidR="002A5DC9">
        <w:t xml:space="preserve">. </w:t>
      </w:r>
    </w:p>
    <w:p w14:paraId="27D23506" w14:textId="619F420C" w:rsidR="00A47DB7" w:rsidRPr="00123C42" w:rsidDel="00DD22FA" w:rsidRDefault="00F67F79" w:rsidP="00A47DB7">
      <w:pPr>
        <w:pStyle w:val="Heading1"/>
        <w:rPr>
          <w:del w:id="120" w:author="Stenger, Bjorn | Bjorn | RIT" w:date="2019-12-23T10:21:00Z"/>
          <w:color w:val="000000"/>
        </w:rPr>
      </w:pPr>
      <w:r w:rsidRPr="00DD1290">
        <w:rPr>
          <w:b w:val="0"/>
          <w:noProof/>
        </w:rPr>
        <mc:AlternateContent>
          <mc:Choice Requires="wps">
            <w:drawing>
              <wp:anchor distT="0" distB="0" distL="114300" distR="114300" simplePos="0" relativeHeight="251673600" behindDoc="0" locked="0" layoutInCell="1" allowOverlap="1" wp14:anchorId="59BC6312" wp14:editId="12DE8DAA">
                <wp:simplePos x="0" y="0"/>
                <wp:positionH relativeFrom="column">
                  <wp:posOffset>-2420229</wp:posOffset>
                </wp:positionH>
                <wp:positionV relativeFrom="paragraph">
                  <wp:posOffset>67163</wp:posOffset>
                </wp:positionV>
                <wp:extent cx="2070100" cy="43053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70100" cy="430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C98298" w14:textId="77777777" w:rsidR="006C436F" w:rsidRPr="00104722" w:rsidRDefault="006C436F" w:rsidP="005C7B73">
                            <w:pPr>
                              <w:spacing w:line="60" w:lineRule="atLeast"/>
                              <w:rPr>
                                <w:sz w:val="13"/>
                              </w:rPr>
                            </w:pPr>
                            <w:r w:rsidRPr="00104722">
                              <w:rPr>
                                <w:sz w:val="13"/>
                              </w:rPr>
                              <w:t xml:space="preserve">Figure []: the booth (with a maze in the middle) and we prepared two </w:t>
                            </w:r>
                            <w:r>
                              <w:rPr>
                                <w:sz w:val="13"/>
                              </w:rPr>
                              <w:t>EMI</w:t>
                            </w:r>
                            <w:r w:rsidRPr="00104722">
                              <w:rPr>
                                <w:sz w:val="13"/>
                              </w:rPr>
                              <w:t xml:space="preserve"> robots.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BC6312" id="_x0000_t202" coordsize="21600,21600" o:spt="202" path="m,l,21600r21600,l21600,xe">
                <v:stroke joinstyle="miter"/>
                <v:path gradientshapeok="t" o:connecttype="rect"/>
              </v:shapetype>
              <v:shape id="Text Box 5" o:spid="_x0000_s1026" type="#_x0000_t202" style="position:absolute;margin-left:-190.55pt;margin-top:5.3pt;width:163pt;height:33.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" filled="f" stroked="f">
                <v:textbox>
                  <w:txbxContent>
                    <w:p w14:paraId="34C98298" w14:textId="77777777" w:rsidR="006C436F" w:rsidRPr="00104722" w:rsidRDefault="006C436F" w:rsidP="005C7B73">
                      <w:pPr>
                        <w:spacing w:line="60" w:lineRule="atLeast"/>
                        <w:rPr>
                          <w:sz w:val="13"/>
                        </w:rPr>
                      </w:pPr>
                      <w:r w:rsidRPr="00104722">
                        <w:rPr>
                          <w:sz w:val="13"/>
                        </w:rPr>
                        <w:t xml:space="preserve">Figure []: the booth (with a maze in the middle) and we prepared two </w:t>
                      </w:r>
                      <w:r>
                        <w:rPr>
                          <w:sz w:val="13"/>
                        </w:rPr>
                        <w:t>EMI</w:t>
                      </w:r>
                      <w:r w:rsidRPr="00104722">
                        <w:rPr>
                          <w:sz w:val="13"/>
                        </w:rPr>
                        <w:t xml:space="preserve"> robots.</w:t>
                      </w:r>
                    </w:p>
                  </w:txbxContent>
                </v:textbox>
              </v:shape>
            </w:pict>
          </mc:Fallback>
        </mc:AlternateContent>
      </w:r>
      <w:r w:rsidR="00A47DB7">
        <w:rPr>
          <w:color w:val="000000"/>
        </w:rPr>
        <w:t>R</w:t>
      </w:r>
      <w:r w:rsidR="00A47DB7" w:rsidRPr="00123C42">
        <w:rPr>
          <w:color w:val="000000"/>
        </w:rPr>
        <w:t xml:space="preserve">elated </w:t>
      </w:r>
      <w:r w:rsidR="00A47DB7">
        <w:rPr>
          <w:color w:val="000000"/>
        </w:rPr>
        <w:t>W</w:t>
      </w:r>
      <w:r w:rsidR="00A47DB7" w:rsidRPr="00123C42">
        <w:rPr>
          <w:color w:val="000000"/>
        </w:rPr>
        <w:t>ork</w:t>
      </w:r>
    </w:p>
    <w:p w14:paraId="6D4E06BC" w14:textId="4AFBC5B6" w:rsidR="00DA5FA5" w:rsidRDefault="00DA5FA5">
      <w:pPr>
        <w:pStyle w:val="Heading1"/>
        <w:rPr>
          <w:ins w:id="121" w:author="Stenger, Bjorn | Bjorn | RIT" w:date="2019-12-23T10:20:00Z"/>
          <w:lang w:eastAsia="zh-TW"/>
        </w:rPr>
        <w:pPrChange w:id="122" w:author="Stenger, Bjorn | Bjorn | RIT" w:date="2019-12-23T10:21:00Z">
          <w:pPr/>
        </w:pPrChange>
      </w:pPr>
    </w:p>
    <w:p w14:paraId="2D35F2B5" w14:textId="7E85709F" w:rsidR="00FA012B" w:rsidRDefault="00C751A6" w:rsidP="00AE768D">
      <w:r>
        <w:rPr>
          <w:noProof/>
          <w:lang w:eastAsia="ja-JP"/>
        </w:rPr>
        <mc:AlternateContent>
          <mc:Choice Requires="wps">
            <w:drawing>
              <wp:anchor distT="0" distB="0" distL="114300" distR="114300" simplePos="0" relativeHeight="251666432" behindDoc="0" locked="0" layoutInCell="1" allowOverlap="1" wp14:anchorId="2E258FF6" wp14:editId="40B918A9">
                <wp:simplePos x="0" y="0"/>
                <wp:positionH relativeFrom="column">
                  <wp:posOffset>-2298843</wp:posOffset>
                </wp:positionH>
                <wp:positionV relativeFrom="paragraph">
                  <wp:posOffset>1657493</wp:posOffset>
                </wp:positionV>
                <wp:extent cx="1900477" cy="503433"/>
                <wp:effectExtent l="0" t="0" r="0" b="0"/>
                <wp:wrapNone/>
                <wp:docPr id="6" name="Text Box 6"/>
                <wp:cNvGraphicFramePr/>
                <a:graphic xmlns:a="http://schemas.openxmlformats.org/drawingml/2006/main">
                  <a:graphicData uri="http://schemas.microsoft.com/office/word/2010/wordprocessingShape">
                    <wps:wsp>
                      <wps:cNvSpPr txBox="1"/>
                      <wps:spPr>
                        <a:xfrm>
                          <a:off x="0" y="0"/>
                          <a:ext cx="1900477" cy="5034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99CE3E" w14:textId="5F7795EE" w:rsidR="006C436F" w:rsidRPr="00FD26D4" w:rsidRDefault="006C436F" w:rsidP="00FD26D4">
                            <w:pPr>
                              <w:spacing w:line="60" w:lineRule="atLeast"/>
                              <w:rPr>
                                <w:sz w:val="15"/>
                              </w:rPr>
                            </w:pPr>
                            <w:r w:rsidRPr="00FD26D4">
                              <w:rPr>
                                <w:sz w:val="15"/>
                              </w:rPr>
                              <w:t xml:space="preserve">Figure []: </w:t>
                            </w:r>
                            <w:r>
                              <w:rPr>
                                <w:sz w:val="15"/>
                              </w:rPr>
                              <w:t>EMI</w:t>
                            </w:r>
                            <w:r w:rsidRPr="00FD26D4">
                              <w:rPr>
                                <w:sz w:val="15"/>
                              </w:rPr>
                              <w:t>’s different emotion status and the example usage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58FF6" id="Text Box 6" o:spid="_x0000_s1027" type="#_x0000_t202" style="position:absolute;margin-left:-181pt;margin-top:130.5pt;width:149.65pt;height:39.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" filled="f" stroked="f">
                <v:textbox>
                  <w:txbxContent>
                    <w:p w14:paraId="1299CE3E" w14:textId="5F7795EE" w:rsidR="006C436F" w:rsidRPr="00FD26D4" w:rsidRDefault="006C436F" w:rsidP="00FD26D4">
                      <w:pPr>
                        <w:spacing w:line="60" w:lineRule="atLeast"/>
                        <w:rPr>
                          <w:sz w:val="15"/>
                        </w:rPr>
                      </w:pPr>
                      <w:r w:rsidRPr="00FD26D4">
                        <w:rPr>
                          <w:sz w:val="15"/>
                        </w:rPr>
                        <w:t xml:space="preserve">Figure []: </w:t>
                      </w:r>
                      <w:r>
                        <w:rPr>
                          <w:sz w:val="15"/>
                        </w:rPr>
                        <w:t>EMI</w:t>
                      </w:r>
                      <w:r w:rsidRPr="00FD26D4">
                        <w:rPr>
                          <w:sz w:val="15"/>
                        </w:rPr>
                        <w:t>’s different emotion status and the example usage</w:t>
                      </w:r>
                    </w:p>
                  </w:txbxContent>
                </v:textbox>
              </v:shape>
            </w:pict>
          </mc:Fallback>
        </mc:AlternateContent>
      </w:r>
      <w:ins w:id="123" w:author="Stenger, Bjorn | Bjorn | RIT" w:date="2019-12-23T10:21:00Z">
        <w:r w:rsidR="00DD22FA">
          <w:rPr>
            <w:lang w:eastAsia="zh-TW"/>
          </w:rPr>
          <w:t>Users will first notice the robot’s appearance, which</w:t>
        </w:r>
      </w:ins>
      <w:del w:id="124" w:author="Stenger, Bjorn | Bjorn | RIT" w:date="2019-12-23T10:21:00Z">
        <w:r w:rsidR="00123C42" w:rsidDel="00DD22FA">
          <w:rPr>
            <w:lang w:eastAsia="zh-TW"/>
          </w:rPr>
          <w:delText>Typically, appearance is the first thing user</w:delText>
        </w:r>
        <w:r w:rsidR="00D522AD" w:rsidDel="00DD22FA">
          <w:rPr>
            <w:lang w:eastAsia="zh-TW"/>
          </w:rPr>
          <w:delText>s</w:delText>
        </w:r>
        <w:r w:rsidR="00123C42" w:rsidDel="00DD22FA">
          <w:rPr>
            <w:lang w:eastAsia="zh-TW"/>
          </w:rPr>
          <w:delText xml:space="preserve"> will notice, </w:delText>
        </w:r>
        <w:r w:rsidR="00035F58" w:rsidDel="00DD22FA">
          <w:rPr>
            <w:lang w:eastAsia="zh-TW"/>
          </w:rPr>
          <w:delText>and this</w:delText>
        </w:r>
      </w:del>
      <w:r w:rsidR="00035F58">
        <w:rPr>
          <w:lang w:eastAsia="zh-TW"/>
        </w:rPr>
        <w:t xml:space="preserve"> </w:t>
      </w:r>
      <w:r w:rsidR="00123C42">
        <w:rPr>
          <w:lang w:eastAsia="zh-TW"/>
        </w:rPr>
        <w:t xml:space="preserve">affects their </w:t>
      </w:r>
      <w:del w:id="125" w:author="Stenger, Bjorn | Bjorn | RIT" w:date="2019-12-23T10:22:00Z">
        <w:r w:rsidR="00123C42" w:rsidDel="00DD22FA">
          <w:rPr>
            <w:lang w:eastAsia="zh-TW"/>
          </w:rPr>
          <w:delText xml:space="preserve">preference </w:delText>
        </w:r>
      </w:del>
      <w:ins w:id="126" w:author="Stenger, Bjorn | Bjorn | RIT" w:date="2019-12-23T10:22:00Z">
        <w:r w:rsidR="00DD22FA">
          <w:rPr>
            <w:lang w:eastAsia="zh-TW"/>
          </w:rPr>
          <w:t>attitude</w:t>
        </w:r>
      </w:ins>
      <w:ins w:id="127" w:author="Stenger, Bjorn | Bjorn | RIT" w:date="2019-12-23T10:23:00Z">
        <w:r w:rsidR="00DD22FA">
          <w:rPr>
            <w:lang w:eastAsia="zh-TW"/>
          </w:rPr>
          <w:t xml:space="preserve"> towards the robot</w:t>
        </w:r>
      </w:ins>
      <w:ins w:id="128" w:author="Stenger, Bjorn | Bjorn | RIT" w:date="2019-12-23T10:22:00Z">
        <w:r w:rsidR="00DD22FA">
          <w:rPr>
            <w:lang w:eastAsia="zh-TW"/>
          </w:rPr>
          <w:t xml:space="preserve"> </w:t>
        </w:r>
      </w:ins>
      <w:r w:rsidR="00123C42">
        <w:rPr>
          <w:lang w:eastAsia="zh-TW"/>
        </w:rPr>
        <w:t>and engagement</w:t>
      </w:r>
      <w:ins w:id="129" w:author="Stenger, Bjorn | Bjorn | RIT" w:date="2019-12-23T10:23:00Z">
        <w:r w:rsidR="00DD22FA">
          <w:rPr>
            <w:lang w:eastAsia="zh-TW"/>
          </w:rPr>
          <w:t xml:space="preserve"> with it</w:t>
        </w:r>
      </w:ins>
      <w:r w:rsidR="00123C42">
        <w:rPr>
          <w:lang w:eastAsia="zh-TW"/>
        </w:rPr>
        <w:t xml:space="preserve">. </w:t>
      </w:r>
      <w:ins w:id="130" w:author="Stenger, Bjorn | Bjorn | RIT" w:date="2019-12-23T10:23:00Z">
        <w:r w:rsidR="00DD22FA">
          <w:rPr>
            <w:lang w:eastAsia="zh-TW"/>
          </w:rPr>
          <w:t>A</w:t>
        </w:r>
      </w:ins>
      <w:del w:id="131" w:author="Stenger, Bjorn | Bjorn | RIT" w:date="2019-12-23T10:23:00Z">
        <w:r w:rsidR="00123C42" w:rsidDel="00DD22FA">
          <w:rPr>
            <w:lang w:eastAsia="zh-TW"/>
          </w:rPr>
          <w:delText>The a</w:delText>
        </w:r>
      </w:del>
      <w:r w:rsidR="00123C42">
        <w:rPr>
          <w:lang w:eastAsia="zh-CN"/>
        </w:rPr>
        <w:t>musing</w:t>
      </w:r>
      <w:ins w:id="132" w:author="Stenger, Bjorn | Bjorn | RIT" w:date="2019-12-23T10:23:00Z">
        <w:r w:rsidR="00DD22FA">
          <w:rPr>
            <w:lang w:eastAsia="zh-CN"/>
          </w:rPr>
          <w:t>,</w:t>
        </w:r>
      </w:ins>
      <w:r w:rsidR="00123C42">
        <w:rPr>
          <w:lang w:eastAsia="zh-CN"/>
        </w:rPr>
        <w:t xml:space="preserve"> cartoon</w:t>
      </w:r>
      <w:ins w:id="133" w:author="Stenger, Bjorn | Bjorn | RIT" w:date="2019-12-23T10:23:00Z">
        <w:r w:rsidR="00DD22FA">
          <w:rPr>
            <w:lang w:eastAsia="zh-CN"/>
          </w:rPr>
          <w:t>-like</w:t>
        </w:r>
      </w:ins>
      <w:del w:id="134" w:author="Stenger, Bjorn | Bjorn | RIT" w:date="2019-12-23T10:23:00Z">
        <w:r w:rsidR="00123C42" w:rsidDel="00DD22FA">
          <w:rPr>
            <w:lang w:eastAsia="zh-CN"/>
          </w:rPr>
          <w:delText>ish</w:delText>
        </w:r>
      </w:del>
      <w:r w:rsidR="00123C42">
        <w:rPr>
          <w:lang w:eastAsia="zh-CN"/>
        </w:rPr>
        <w:t xml:space="preserve"> features [</w:t>
      </w:r>
      <w:r w:rsidR="00123C42">
        <w:t>A Cross-cultural Study: Effect of Robot Appearance and Task</w:t>
      </w:r>
      <w:r w:rsidR="00123C42">
        <w:rPr>
          <w:lang w:eastAsia="zh-CN"/>
        </w:rPr>
        <w:t xml:space="preserve">] and a smooth face </w:t>
      </w:r>
      <w:r w:rsidR="00123C42">
        <w:t>[</w:t>
      </w:r>
      <w:r w:rsidR="00123C42" w:rsidRPr="009B4318">
        <w:t xml:space="preserve">Robot’s] </w:t>
      </w:r>
      <w:ins w:id="135" w:author="Stenger, Bjorn | Bjorn | RIT" w:date="2019-12-23T10:23:00Z">
        <w:r w:rsidR="00DD22FA">
          <w:t>have been</w:t>
        </w:r>
      </w:ins>
      <w:del w:id="136" w:author="Stenger, Bjorn | Bjorn | RIT" w:date="2019-12-23T10:23:00Z">
        <w:r w:rsidR="00123C42" w:rsidRPr="009B4318" w:rsidDel="00DD22FA">
          <w:delText>are</w:delText>
        </w:r>
      </w:del>
      <w:r w:rsidR="00123C42" w:rsidRPr="009B4318">
        <w:t xml:space="preserve"> suggested </w:t>
      </w:r>
      <w:r w:rsidR="00C774C7" w:rsidRPr="009B4318">
        <w:t>to</w:t>
      </w:r>
      <w:r w:rsidR="00123C42" w:rsidRPr="009B4318">
        <w:t xml:space="preserve"> increas</w:t>
      </w:r>
      <w:r w:rsidR="00C774C7" w:rsidRPr="009B4318">
        <w:t>e</w:t>
      </w:r>
      <w:r w:rsidR="00123C42" w:rsidRPr="009B4318">
        <w:t xml:space="preserve"> user</w:t>
      </w:r>
      <w:del w:id="137" w:author="Stenger, Bjorn | Bjorn | RIT" w:date="2019-12-23T10:24:00Z">
        <w:r w:rsidR="00123C42" w:rsidRPr="009B4318" w:rsidDel="00DD22FA">
          <w:delText>’s</w:delText>
        </w:r>
      </w:del>
      <w:r w:rsidR="00123C42" w:rsidRPr="009B4318">
        <w:t xml:space="preserve"> preference</w:t>
      </w:r>
      <w:r w:rsidR="00123C42" w:rsidRPr="009B4318">
        <w:rPr>
          <w:lang w:eastAsia="zh-CN"/>
        </w:rPr>
        <w:t>.</w:t>
      </w:r>
      <w:ins w:id="138" w:author="Stenger, Bjorn | Bjorn | RIT" w:date="2019-12-23T10:24:00Z">
        <w:r w:rsidR="00DD22FA">
          <w:rPr>
            <w:lang w:eastAsia="zh-CN"/>
          </w:rPr>
          <w:t xml:space="preserve"> I</w:t>
        </w:r>
      </w:ins>
      <w:del w:id="139" w:author="Stenger, Bjorn | Bjorn | RIT" w:date="2019-12-23T10:24:00Z">
        <w:r w:rsidR="00123C42" w:rsidRPr="009B4318" w:rsidDel="00DD22FA">
          <w:rPr>
            <w:lang w:eastAsia="zh-CN"/>
          </w:rPr>
          <w:delText xml:space="preserve"> </w:delText>
        </w:r>
        <w:r w:rsidR="00C774C7" w:rsidRPr="009B4318" w:rsidDel="00DD22FA">
          <w:rPr>
            <w:lang w:eastAsia="zh-CN"/>
          </w:rPr>
          <w:delText>Fu</w:delText>
        </w:r>
        <w:r w:rsidR="00FE6F94" w:rsidRPr="009B4318" w:rsidDel="00DD22FA">
          <w:rPr>
            <w:lang w:eastAsia="zh-CN"/>
          </w:rPr>
          <w:delText>r</w:delText>
        </w:r>
        <w:r w:rsidR="00C774C7" w:rsidRPr="009B4318" w:rsidDel="00DD22FA">
          <w:rPr>
            <w:lang w:eastAsia="zh-CN"/>
          </w:rPr>
          <w:delText>thermore</w:delText>
        </w:r>
        <w:r w:rsidR="00123C42" w:rsidRPr="009B4318" w:rsidDel="00DD22FA">
          <w:rPr>
            <w:lang w:eastAsia="zh-CN"/>
          </w:rPr>
          <w:delText xml:space="preserve">, </w:delText>
        </w:r>
        <w:r w:rsidR="00C774C7" w:rsidRPr="009B4318" w:rsidDel="00DD22FA">
          <w:rPr>
            <w:lang w:eastAsia="zh-CN"/>
          </w:rPr>
          <w:delText>i</w:delText>
        </w:r>
      </w:del>
      <w:r w:rsidR="00C774C7" w:rsidRPr="009B4318">
        <w:rPr>
          <w:lang w:eastAsia="zh-CN"/>
        </w:rPr>
        <w:t>t</w:t>
      </w:r>
      <w:ins w:id="140" w:author="Stenger, Bjorn | Bjorn | RIT" w:date="2019-12-23T10:23:00Z">
        <w:r w:rsidR="00DD22FA">
          <w:rPr>
            <w:lang w:eastAsia="zh-CN"/>
          </w:rPr>
          <w:t xml:space="preserve"> was</w:t>
        </w:r>
      </w:ins>
      <w:ins w:id="141" w:author="Stenger, Bjorn | Bjorn | RIT" w:date="2019-12-23T10:24:00Z">
        <w:r w:rsidR="00DD22FA">
          <w:rPr>
            <w:lang w:eastAsia="zh-CN"/>
          </w:rPr>
          <w:t xml:space="preserve"> also</w:t>
        </w:r>
      </w:ins>
      <w:del w:id="142" w:author="Stenger, Bjorn | Bjorn | RIT" w:date="2019-12-23T10:23:00Z">
        <w:r w:rsidR="00C774C7" w:rsidRPr="009B4318" w:rsidDel="00DD22FA">
          <w:rPr>
            <w:lang w:eastAsia="zh-CN"/>
          </w:rPr>
          <w:delText xml:space="preserve"> has been</w:delText>
        </w:r>
      </w:del>
      <w:r w:rsidR="00C774C7" w:rsidRPr="009B4318">
        <w:rPr>
          <w:lang w:eastAsia="zh-CN"/>
        </w:rPr>
        <w:t xml:space="preserve"> shown that</w:t>
      </w:r>
      <w:r w:rsidR="00123C42" w:rsidRPr="009B4318">
        <w:t xml:space="preserve"> </w:t>
      </w:r>
      <w:ins w:id="143" w:author="Stenger, Bjorn | Bjorn | RIT" w:date="2019-12-23T10:24:00Z">
        <w:r w:rsidR="00DD22FA">
          <w:t xml:space="preserve">expressive </w:t>
        </w:r>
      </w:ins>
      <w:del w:id="144" w:author="Stenger, Bjorn | Bjorn | RIT" w:date="2019-12-23T10:24:00Z">
        <w:r w:rsidR="00123C42" w:rsidRPr="009B4318" w:rsidDel="00DD22FA">
          <w:delText xml:space="preserve">emotional </w:delText>
        </w:r>
      </w:del>
      <w:r w:rsidR="00123C42" w:rsidRPr="009B4318">
        <w:t>communication</w:t>
      </w:r>
      <w:ins w:id="145" w:author="Stenger, Bjorn | Bjorn | RIT" w:date="2019-12-23T10:24:00Z">
        <w:r w:rsidR="00DD22FA">
          <w:t xml:space="preserve"> with </w:t>
        </w:r>
      </w:ins>
      <w:del w:id="146" w:author="Stenger, Bjorn | Bjorn | RIT" w:date="2019-12-23T10:25:00Z">
        <w:r w:rsidR="00123C42" w:rsidRPr="009B4318" w:rsidDel="00DD22FA">
          <w:delText xml:space="preserve"> </w:delText>
        </w:r>
      </w:del>
      <w:r w:rsidR="00123C42" w:rsidRPr="009B4318">
        <w:t>can help user engage</w:t>
      </w:r>
      <w:ins w:id="147" w:author="Stenger, Bjorn | Bjorn | RIT" w:date="2019-12-23T10:23:00Z">
        <w:r w:rsidR="00DD22FA">
          <w:t>ment</w:t>
        </w:r>
      </w:ins>
      <w:r w:rsidR="00123C42" w:rsidRPr="009B4318">
        <w:t xml:space="preserve"> in the interaction, especially </w:t>
      </w:r>
      <w:ins w:id="148" w:author="Stenger, Bjorn | Bjorn | RIT" w:date="2019-12-23T10:25:00Z">
        <w:r w:rsidR="00DD22FA">
          <w:t xml:space="preserve">if the robot produces errors, </w:t>
        </w:r>
      </w:ins>
      <w:del w:id="149" w:author="Stenger, Bjorn | Bjorn | RIT" w:date="2019-12-23T10:25:00Z">
        <w:r w:rsidR="00326F9B" w:rsidRPr="009B4318" w:rsidDel="00DD22FA">
          <w:delText>when it</w:delText>
        </w:r>
        <w:r w:rsidR="00123C42" w:rsidRPr="009B4318" w:rsidDel="00DD22FA">
          <w:delText xml:space="preserve"> is producing error, being</w:delText>
        </w:r>
      </w:del>
      <w:ins w:id="150" w:author="Stenger, Bjorn | Bjorn | RIT" w:date="2019-12-23T10:25:00Z">
        <w:r w:rsidR="00DD22FA">
          <w:t>is</w:t>
        </w:r>
      </w:ins>
      <w:r w:rsidR="00123C42" w:rsidRPr="009B4318">
        <w:t xml:space="preserve"> slow</w:t>
      </w:r>
      <w:ins w:id="151" w:author="Stenger, Bjorn | Bjorn | RIT" w:date="2019-12-23T10:25:00Z">
        <w:r w:rsidR="00DD22FA">
          <w:t xml:space="preserve"> in carrying out a task,</w:t>
        </w:r>
      </w:ins>
      <w:r w:rsidR="00123C42" w:rsidRPr="009B4318">
        <w:t xml:space="preserve"> or </w:t>
      </w:r>
      <w:del w:id="152" w:author="Stenger, Bjorn | Bjorn | RIT" w:date="2019-12-23T10:25:00Z">
        <w:r w:rsidR="00123C42" w:rsidRPr="009B4318" w:rsidDel="00DD22FA">
          <w:delText>m</w:delText>
        </w:r>
      </w:del>
      <w:del w:id="153" w:author="Stenger, Bjorn | Bjorn | RIT" w:date="2019-12-23T10:26:00Z">
        <w:r w:rsidR="00123C42" w:rsidRPr="009B4318" w:rsidDel="00DD22FA">
          <w:delText xml:space="preserve">aybe </w:delText>
        </w:r>
      </w:del>
      <w:del w:id="154" w:author="Stenger, Bjorn | Bjorn | RIT" w:date="2019-12-23T10:25:00Z">
        <w:r w:rsidR="00123C42" w:rsidRPr="009B4318" w:rsidDel="00DD22FA">
          <w:delText xml:space="preserve">sometime </w:delText>
        </w:r>
      </w:del>
      <w:del w:id="155" w:author="Stenger, Bjorn | Bjorn | RIT" w:date="2019-12-23T10:26:00Z">
        <w:r w:rsidR="00123C42" w:rsidRPr="009B4318" w:rsidDel="00DD22FA">
          <w:delText>being</w:delText>
        </w:r>
      </w:del>
      <w:ins w:id="156" w:author="Stenger, Bjorn | Bjorn | RIT" w:date="2019-12-23T10:26:00Z">
        <w:r w:rsidR="00DD22FA">
          <w:t>appearing as being</w:t>
        </w:r>
      </w:ins>
      <w:r w:rsidR="00123C42" w:rsidRPr="009B4318">
        <w:t xml:space="preserve"> too intelligent [Feeling Committed to a Robot]. </w:t>
      </w:r>
      <w:ins w:id="157" w:author="Stenger, Bjorn | Bjorn | RIT" w:date="2019-12-23T10:26:00Z">
        <w:r w:rsidR="00DD22FA">
          <w:t>E</w:t>
        </w:r>
      </w:ins>
      <w:del w:id="158" w:author="Stenger, Bjorn | Bjorn | RIT" w:date="2019-12-23T10:26:00Z">
        <w:r w:rsidR="00326F9B" w:rsidRPr="009B4318" w:rsidDel="00DD22FA">
          <w:delText>The e</w:delText>
        </w:r>
      </w:del>
      <w:r w:rsidR="00326F9B" w:rsidRPr="009B4318">
        <w:t>motion</w:t>
      </w:r>
      <w:ins w:id="159" w:author="Stenger, Bjorn | Bjorn | RIT" w:date="2019-12-23T10:26:00Z">
        <w:r w:rsidR="00DD22FA">
          <w:t>al expressions and</w:t>
        </w:r>
      </w:ins>
      <w:del w:id="160" w:author="Stenger, Bjorn | Bjorn | RIT" w:date="2019-12-23T10:26:00Z">
        <w:r w:rsidR="00326F9B" w:rsidRPr="009B4318" w:rsidDel="00DD22FA">
          <w:delText>,</w:delText>
        </w:r>
      </w:del>
      <w:r w:rsidR="00326F9B" w:rsidRPr="009B4318">
        <w:t xml:space="preserve"> </w:t>
      </w:r>
      <w:r w:rsidR="00AE768D" w:rsidRPr="009B4318">
        <w:t>human-like characteristics</w:t>
      </w:r>
      <w:ins w:id="161" w:author="Stenger, Bjorn | Bjorn | RIT" w:date="2019-12-23T10:26:00Z">
        <w:r w:rsidR="00DD22FA">
          <w:t xml:space="preserve"> help</w:t>
        </w:r>
      </w:ins>
      <w:del w:id="162" w:author="Stenger, Bjorn | Bjorn | RIT" w:date="2019-12-23T10:26:00Z">
        <w:r w:rsidR="00123C42" w:rsidRPr="009B4318" w:rsidDel="00DD22FA">
          <w:delText>,</w:delText>
        </w:r>
        <w:r w:rsidR="00326F9B" w:rsidRPr="009B4318" w:rsidDel="00DD22FA">
          <w:delText xml:space="preserve"> </w:delText>
        </w:r>
        <w:r w:rsidR="00123C42" w:rsidRPr="009B4318" w:rsidDel="00DD22FA">
          <w:delText>is suggested to</w:delText>
        </w:r>
      </w:del>
      <w:r w:rsidR="00123C42" w:rsidRPr="009B4318">
        <w:t xml:space="preserve"> </w:t>
      </w:r>
      <w:ins w:id="163" w:author="Stenger, Bjorn | Bjorn | RIT" w:date="2019-12-23T10:26:00Z">
        <w:r w:rsidR="00DD22FA">
          <w:t xml:space="preserve">to </w:t>
        </w:r>
      </w:ins>
      <w:r w:rsidR="00123C42" w:rsidRPr="009B4318">
        <w:t>mitigate</w:t>
      </w:r>
      <w:r w:rsidR="00123C42">
        <w:t xml:space="preserve"> </w:t>
      </w:r>
      <w:del w:id="164" w:author="Stenger, Bjorn | Bjorn | RIT" w:date="2019-12-23T10:26:00Z">
        <w:r w:rsidR="00123C42" w:rsidDel="00DD22FA">
          <w:delText xml:space="preserve">the </w:delText>
        </w:r>
      </w:del>
      <w:ins w:id="165" w:author="Stenger, Bjorn | Bjorn | RIT" w:date="2019-12-23T10:26:00Z">
        <w:r w:rsidR="00DD22FA">
          <w:t xml:space="preserve">such </w:t>
        </w:r>
      </w:ins>
      <w:r w:rsidR="00123C42">
        <w:t xml:space="preserve">unexpected </w:t>
      </w:r>
      <w:ins w:id="166" w:author="Stenger, Bjorn | Bjorn | RIT" w:date="2019-12-23T10:26:00Z">
        <w:r w:rsidR="00DD22FA">
          <w:t xml:space="preserve">robot </w:t>
        </w:r>
      </w:ins>
      <w:r w:rsidR="00123C42">
        <w:t>behavior</w:t>
      </w:r>
      <w:del w:id="167" w:author="Stenger, Bjorn | Bjorn | RIT" w:date="2019-12-23T10:26:00Z">
        <w:r w:rsidR="00123C42" w:rsidDel="00DD22FA">
          <w:delText xml:space="preserve"> from robot</w:delText>
        </w:r>
      </w:del>
      <w:r w:rsidR="00AE768D">
        <w:t xml:space="preserve">. </w:t>
      </w:r>
    </w:p>
    <w:p w14:paraId="5910B4CA" w14:textId="7617FB84" w:rsidR="00FA012B" w:rsidRDefault="00DD22FA" w:rsidP="00751A10">
      <w:ins w:id="168" w:author="Stenger, Bjorn | Bjorn | RIT" w:date="2019-12-23T10:27:00Z">
        <w:r>
          <w:t xml:space="preserve">A number of technologies has been proposed to convey </w:t>
        </w:r>
      </w:ins>
      <w:del w:id="169" w:author="Stenger, Bjorn | Bjorn | RIT" w:date="2019-12-23T10:27:00Z">
        <w:r w:rsidR="00FA012B" w:rsidDel="00DD22FA">
          <w:delText>The e</w:delText>
        </w:r>
      </w:del>
      <w:ins w:id="170" w:author="Stenger, Bjorn | Bjorn | RIT" w:date="2019-12-23T10:27:00Z">
        <w:r>
          <w:t>e</w:t>
        </w:r>
      </w:ins>
      <w:r w:rsidR="00FA012B">
        <w:t>motional expression</w:t>
      </w:r>
      <w:ins w:id="171" w:author="Stenger, Bjorn | Bjorn | RIT" w:date="2019-12-23T10:27:00Z">
        <w:r>
          <w:t>s, including</w:t>
        </w:r>
      </w:ins>
      <w:del w:id="172" w:author="Stenger, Bjorn | Bjorn | RIT" w:date="2019-12-23T10:27:00Z">
        <w:r w:rsidR="00FA012B" w:rsidDel="00DD22FA">
          <w:delText xml:space="preserve"> has been </w:delText>
        </w:r>
        <w:r w:rsidR="00EC5756" w:rsidDel="00DD22FA">
          <w:delText>presented by facial expression:</w:delText>
        </w:r>
      </w:del>
      <w:del w:id="173" w:author="Stenger, Bjorn | Bjorn | RIT" w:date="2019-12-23T10:28:00Z">
        <w:r w:rsidR="00EC5756" w:rsidDel="00DD22FA">
          <w:delText xml:space="preserve"> 1. </w:delText>
        </w:r>
      </w:del>
      <w:ins w:id="174" w:author="Stenger, Bjorn | Bjorn | RIT" w:date="2019-12-23T10:28:00Z">
        <w:r>
          <w:t xml:space="preserve"> </w:t>
        </w:r>
      </w:ins>
      <w:r w:rsidR="00FA012B" w:rsidRPr="00BC21A8">
        <w:t xml:space="preserve">mechanical </w:t>
      </w:r>
      <w:r w:rsidR="00E21A51" w:rsidRPr="00BC21A8">
        <w:t>robotic face</w:t>
      </w:r>
      <w:ins w:id="175" w:author="Stenger, Bjorn | Bjorn | RIT" w:date="2019-12-23T10:28:00Z">
        <w:r>
          <w:t>s</w:t>
        </w:r>
      </w:ins>
      <w:r w:rsidR="00E21A51">
        <w:t>, such as Kismet</w:t>
      </w:r>
      <w:r w:rsidR="005C7B73">
        <w:t xml:space="preserve"> </w:t>
      </w:r>
      <w:r w:rsidR="00E21A51">
        <w:t>(shown in figure [])</w:t>
      </w:r>
      <w:del w:id="176" w:author="Stenger, Bjorn | Bjorn | RIT" w:date="2019-12-23T10:28:00Z">
        <w:r w:rsidR="00EC5756" w:rsidDel="00DD22FA">
          <w:delText>. 2.</w:delText>
        </w:r>
      </w:del>
      <w:ins w:id="177" w:author="Stenger, Bjorn | Bjorn | RIT" w:date="2019-12-23T10:28:00Z">
        <w:r>
          <w:t xml:space="preserve">, or </w:t>
        </w:r>
      </w:ins>
      <w:del w:id="178" w:author="Stenger, Bjorn | Bjorn | RIT" w:date="2019-12-23T10:28:00Z">
        <w:r w:rsidR="00EC5756" w:rsidDel="00DD22FA">
          <w:delText xml:space="preserve"> </w:delText>
        </w:r>
      </w:del>
      <w:r w:rsidR="00E21A51">
        <w:t>smooth face</w:t>
      </w:r>
      <w:ins w:id="179" w:author="Stenger, Bjorn | Bjorn | RIT" w:date="2019-12-23T10:28:00Z">
        <w:r>
          <w:t>s</w:t>
        </w:r>
      </w:ins>
      <w:r w:rsidR="00E21A51">
        <w:t>, such as Kasper</w:t>
      </w:r>
      <w:r w:rsidR="00751A10">
        <w:t xml:space="preserve"> </w:t>
      </w:r>
      <w:r w:rsidR="005C7B73">
        <w:t>[]</w:t>
      </w:r>
      <w:r w:rsidR="00D43823">
        <w:t xml:space="preserve"> </w:t>
      </w:r>
      <w:r w:rsidR="00E21A51">
        <w:t>(shown in Figure []).</w:t>
      </w:r>
      <w:r w:rsidR="00751A10">
        <w:t xml:space="preserve"> The smooth face also displays animated features using </w:t>
      </w:r>
      <w:ins w:id="180" w:author="Stenger, Bjorn | Bjorn | RIT" w:date="2019-12-23T10:28:00Z">
        <w:r>
          <w:t xml:space="preserve">a </w:t>
        </w:r>
      </w:ins>
      <w:r w:rsidR="00751A10">
        <w:t xml:space="preserve">pixel screen, such as </w:t>
      </w:r>
      <w:r w:rsidR="00751A10" w:rsidRPr="00406587">
        <w:t>Forpheus</w:t>
      </w:r>
      <w:r w:rsidR="00751A10">
        <w:t xml:space="preserve"> [] and rear projected objects</w:t>
      </w:r>
      <w:r w:rsidR="00751A10" w:rsidRPr="009B4318">
        <w:t>.</w:t>
      </w:r>
      <w:r w:rsidR="00E21A51" w:rsidRPr="009B4318">
        <w:t xml:space="preserve"> </w:t>
      </w:r>
      <w:del w:id="181" w:author="Stenger, Bjorn | Bjorn | RIT" w:date="2019-12-23T10:29:00Z">
        <w:r w:rsidR="00E21A51" w:rsidRPr="009B4318" w:rsidDel="00DD22FA">
          <w:delText>Other than face, some</w:delText>
        </w:r>
      </w:del>
      <w:ins w:id="182" w:author="Stenger, Bjorn | Bjorn | RIT" w:date="2019-12-23T10:29:00Z">
        <w:r>
          <w:t>In addition, some</w:t>
        </w:r>
      </w:ins>
      <w:r w:rsidR="00E21A51" w:rsidRPr="009B4318">
        <w:t xml:space="preserve"> robots focus </w:t>
      </w:r>
      <w:del w:id="183" w:author="Stenger, Bjorn | Bjorn | RIT" w:date="2019-12-23T10:30:00Z">
        <w:r w:rsidR="00E21A51" w:rsidRPr="009B4318" w:rsidDel="00DD22FA">
          <w:delText xml:space="preserve">more </w:delText>
        </w:r>
      </w:del>
      <w:r w:rsidR="00E21A51" w:rsidRPr="009B4318">
        <w:t xml:space="preserve">on behavior to convey </w:t>
      </w:r>
      <w:del w:id="184" w:author="Stenger, Bjorn | Bjorn | RIT" w:date="2019-12-23T10:29:00Z">
        <w:r w:rsidR="00E21A51" w:rsidRPr="009B4318" w:rsidDel="00DD22FA">
          <w:delText>an intuitive expression</w:delText>
        </w:r>
      </w:del>
      <w:ins w:id="185" w:author="Stenger, Bjorn | Bjorn | RIT" w:date="2019-12-23T10:29:00Z">
        <w:r>
          <w:t>emotions</w:t>
        </w:r>
      </w:ins>
      <w:r w:rsidR="00E21A51" w:rsidRPr="009B4318">
        <w:t xml:space="preserve">, such as </w:t>
      </w:r>
      <w:ins w:id="186" w:author="Stenger, Bjorn | Bjorn | RIT" w:date="2019-12-23T10:30:00Z">
        <w:r>
          <w:t>dancing robots like</w:t>
        </w:r>
      </w:ins>
      <w:ins w:id="187" w:author="Stenger, Bjorn | Bjorn | RIT" w:date="2019-12-23T10:29:00Z">
        <w:r>
          <w:t xml:space="preserve"> </w:t>
        </w:r>
      </w:ins>
      <w:r w:rsidR="00E21A51" w:rsidRPr="009B4318">
        <w:t xml:space="preserve">[keepon]. </w:t>
      </w:r>
      <w:r w:rsidR="00E21A51">
        <w:t xml:space="preserve"> </w:t>
      </w:r>
    </w:p>
    <w:p w14:paraId="72C4C666" w14:textId="0B9979C0" w:rsidR="005C7B73" w:rsidRPr="00F92382" w:rsidRDefault="00751A10" w:rsidP="005C7B73">
      <w:pPr>
        <w:pStyle w:val="Heading2"/>
        <w:rPr>
          <w:color w:val="000000"/>
        </w:rPr>
      </w:pPr>
      <w:r>
        <w:t>rear projected robotic face</w:t>
      </w:r>
    </w:p>
    <w:p w14:paraId="01FC2F05" w14:textId="0C785F22" w:rsidR="005C7B73" w:rsidRDefault="005C7B73" w:rsidP="005C7B73">
      <w:del w:id="188" w:author="Stenger, Bjorn | Bjorn | RIT" w:date="2019-12-23T10:31:00Z">
        <w:r w:rsidDel="00D11A13">
          <w:delText>As mentioned above, some robotic researches have</w:delText>
        </w:r>
      </w:del>
      <w:ins w:id="189" w:author="Stenger, Bjorn | Bjorn | RIT" w:date="2019-12-23T10:31:00Z">
        <w:r w:rsidR="00D11A13">
          <w:t>Several systems have</w:t>
        </w:r>
      </w:ins>
      <w:r>
        <w:t xml:space="preserve"> adapted </w:t>
      </w:r>
      <w:r w:rsidR="00751A10">
        <w:t>project</w:t>
      </w:r>
      <w:ins w:id="190" w:author="Stenger, Bjorn | Bjorn | RIT" w:date="2019-12-23T10:31:00Z">
        <w:r w:rsidR="00D11A13">
          <w:t>ing a</w:t>
        </w:r>
      </w:ins>
      <w:del w:id="191" w:author="Stenger, Bjorn | Bjorn | RIT" w:date="2019-12-23T10:31:00Z">
        <w:r w:rsidR="00751A10" w:rsidDel="00D11A13">
          <w:delText>ed</w:delText>
        </w:r>
      </w:del>
      <w:r w:rsidR="00751A10">
        <w:t xml:space="preserve"> robotic </w:t>
      </w:r>
      <w:ins w:id="192" w:author="Stenger, Bjorn | Bjorn | RIT" w:date="2019-12-23T10:31:00Z">
        <w:r w:rsidR="00D11A13">
          <w:t xml:space="preserve">face in order to </w:t>
        </w:r>
      </w:ins>
      <w:del w:id="193" w:author="Stenger, Bjorn | Bjorn | RIT" w:date="2019-12-23T10:31:00Z">
        <w:r w:rsidR="00751A10" w:rsidDel="00D11A13">
          <w:delText>head</w:delText>
        </w:r>
        <w:r w:rsidDel="00D11A13">
          <w:delText xml:space="preserve"> to </w:delText>
        </w:r>
        <w:r w:rsidR="00751A10" w:rsidDel="00D11A13">
          <w:delText>extend</w:delText>
        </w:r>
      </w:del>
      <w:ins w:id="194" w:author="Stenger, Bjorn | Bjorn | RIT" w:date="2019-12-23T10:31:00Z">
        <w:r w:rsidR="00D11A13">
          <w:t>increase expressiveness.</w:t>
        </w:r>
      </w:ins>
      <w:r>
        <w:t xml:space="preserve"> </w:t>
      </w:r>
      <w:del w:id="195" w:author="Stenger, Bjorn | Bjorn | RIT" w:date="2019-12-23T10:31:00Z">
        <w:r w:rsidDel="00D11A13">
          <w:delText>emotion</w:delText>
        </w:r>
        <w:r w:rsidR="00751A10" w:rsidDel="00D11A13">
          <w:delText xml:space="preserve"> ability</w:delText>
        </w:r>
        <w:r w:rsidDel="00D11A13">
          <w:delText xml:space="preserve"> and analyze its effectiveness. </w:delText>
        </w:r>
      </w:del>
    </w:p>
    <w:p w14:paraId="24DD52C0" w14:textId="5AEDF6E0" w:rsidR="005C7B73" w:rsidRDefault="005C7B73" w:rsidP="005C7B73">
      <w:r>
        <w:t>[Mask-bot”] proposed a life-size talking robotic head, “mask-bot”</w:t>
      </w:r>
      <w:del w:id="196" w:author="Stenger, Bjorn | Bjorn | RIT" w:date="2019-12-23T10:31:00Z">
        <w:r w:rsidDel="00DD22FA">
          <w:delText>.</w:delText>
        </w:r>
      </w:del>
      <w:ins w:id="197" w:author="Stenger, Bjorn | Bjorn | RIT" w:date="2019-12-23T10:31:00Z">
        <w:r w:rsidR="00DD22FA">
          <w:t xml:space="preserve"> with the ability to</w:t>
        </w:r>
      </w:ins>
      <w:del w:id="198" w:author="Stenger, Bjorn | Bjorn | RIT" w:date="2019-12-23T10:31:00Z">
        <w:r w:rsidDel="00DD22FA">
          <w:delText xml:space="preserve"> The study suggested the potential to</w:delText>
        </w:r>
      </w:del>
      <w:r>
        <w:t xml:space="preserve"> express richer facial behaviors than a flat screen. </w:t>
      </w:r>
      <w:commentRangeStart w:id="199"/>
      <w:r>
        <w:t>Frederic</w:t>
      </w:r>
      <w:commentRangeEnd w:id="199"/>
      <w:r w:rsidR="00D11A13">
        <w:rPr>
          <w:rStyle w:val="CommentReference"/>
        </w:rPr>
        <w:commentReference w:id="199"/>
      </w:r>
      <w:r>
        <w:t xml:space="preserve"> proposed a robotic face using</w:t>
      </w:r>
      <w:ins w:id="200" w:author="Stenger, Bjorn | Bjorn | RIT" w:date="2019-12-23T10:32:00Z">
        <w:r w:rsidR="00D11A13">
          <w:t xml:space="preserve"> a</w:t>
        </w:r>
      </w:ins>
      <w:r>
        <w:t xml:space="preserve"> retro-projected animated face to study its influence on user</w:t>
      </w:r>
      <w:del w:id="201" w:author="Stenger, Bjorn | Bjorn | RIT" w:date="2019-12-23T10:32:00Z">
        <w:r w:rsidDel="00D11A13">
          <w:delText>’s</w:delText>
        </w:r>
      </w:del>
      <w:r>
        <w:t xml:space="preserve"> ability to </w:t>
      </w:r>
      <w:del w:id="202" w:author="Stenger, Bjorn | Bjorn | RIT" w:date="2019-12-23T10:33:00Z">
        <w:r w:rsidDel="00D11A13">
          <w:delText>read</w:delText>
        </w:r>
      </w:del>
      <w:ins w:id="203" w:author="Stenger, Bjorn | Bjorn | RIT" w:date="2019-12-23T10:33:00Z">
        <w:r w:rsidR="00D11A13">
          <w:t>interpret its</w:t>
        </w:r>
      </w:ins>
      <w:r>
        <w:t xml:space="preserve"> gaze direction. </w:t>
      </w:r>
      <w:del w:id="204" w:author="Stenger, Bjorn | Bjorn | RIT" w:date="2019-12-23T10:37:00Z">
        <w:r w:rsidDel="00D11A13">
          <w:delText>T</w:delText>
        </w:r>
      </w:del>
      <w:ins w:id="205" w:author="Stenger, Bjorn | Bjorn | RIT" w:date="2019-12-23T10:37:00Z">
        <w:r w:rsidR="00D11A13">
          <w:t>T</w:t>
        </w:r>
      </w:ins>
      <w:r>
        <w:t>he</w:t>
      </w:r>
      <w:del w:id="206" w:author="Stenger, Bjorn | Bjorn | RIT" w:date="2019-12-23T10:33:00Z">
        <w:r w:rsidDel="00D11A13">
          <w:delText>ir</w:delText>
        </w:r>
      </w:del>
      <w:r>
        <w:t xml:space="preserve"> study </w:t>
      </w:r>
      <w:del w:id="207" w:author="Stenger, Bjorn | Bjorn | RIT" w:date="2019-12-23T10:33:00Z">
        <w:r w:rsidDel="00D11A13">
          <w:delText xml:space="preserve">doesn’t </w:delText>
        </w:r>
      </w:del>
      <w:ins w:id="208" w:author="Stenger, Bjorn | Bjorn | RIT" w:date="2019-12-23T10:33:00Z">
        <w:r w:rsidR="00D11A13">
          <w:t xml:space="preserve">did not </w:t>
        </w:r>
      </w:ins>
      <w:del w:id="209" w:author="Stenger, Bjorn | Bjorn | RIT" w:date="2019-12-23T10:37:00Z">
        <w:r w:rsidDel="00D11A13">
          <w:delText xml:space="preserve">show how the projected face </w:delText>
        </w:r>
      </w:del>
      <w:del w:id="210" w:author="Stenger, Bjorn | Bjorn | RIT" w:date="2019-12-23T10:33:00Z">
        <w:r w:rsidDel="00D11A13">
          <w:delText>is</w:delText>
        </w:r>
      </w:del>
      <w:del w:id="211" w:author="Stenger, Bjorn | Bjorn | RIT" w:date="2019-12-23T10:37:00Z">
        <w:r w:rsidDel="00D11A13">
          <w:delText xml:space="preserve"> distinguished from</w:delText>
        </w:r>
      </w:del>
      <w:ins w:id="212" w:author="Stenger, Bjorn | Bjorn | RIT" w:date="2019-12-23T10:37:00Z">
        <w:r w:rsidR="00D11A13">
          <w:t>compare with</w:t>
        </w:r>
      </w:ins>
      <w:r>
        <w:t xml:space="preserve"> </w:t>
      </w:r>
      <w:ins w:id="213" w:author="Stenger, Bjorn | Bjorn | RIT" w:date="2019-12-23T10:33:00Z">
        <w:r w:rsidR="00D11A13">
          <w:t xml:space="preserve">a </w:t>
        </w:r>
      </w:ins>
      <w:r>
        <w:t xml:space="preserve">flat screen </w:t>
      </w:r>
      <w:ins w:id="214" w:author="Stenger, Bjorn | Bjorn | RIT" w:date="2019-12-23T10:38:00Z">
        <w:r w:rsidR="00D11A13">
          <w:t xml:space="preserve">directly, </w:t>
        </w:r>
      </w:ins>
      <w:r>
        <w:t xml:space="preserve">but </w:t>
      </w:r>
      <w:del w:id="215" w:author="Stenger, Bjorn | Bjorn | RIT" w:date="2019-12-23T10:38:00Z">
        <w:r w:rsidDel="00D11A13">
          <w:delText>does suggest</w:delText>
        </w:r>
      </w:del>
      <w:ins w:id="216" w:author="Stenger, Bjorn | Bjorn | RIT" w:date="2019-12-23T10:38:00Z">
        <w:r w:rsidR="00D11A13">
          <w:t>highlights</w:t>
        </w:r>
      </w:ins>
      <w:r>
        <w:t xml:space="preserve"> </w:t>
      </w:r>
      <w:ins w:id="217" w:author="Stenger, Bjorn | Bjorn | RIT" w:date="2019-12-23T10:38:00Z">
        <w:r w:rsidR="00D11A13">
          <w:t xml:space="preserve">the importance of gaze </w:t>
        </w:r>
      </w:ins>
      <w:ins w:id="218" w:author="Stenger, Bjorn | Bjorn | RIT" w:date="2019-12-23T10:39:00Z">
        <w:r w:rsidR="00D11A13">
          <w:t xml:space="preserve">direction </w:t>
        </w:r>
      </w:ins>
      <w:ins w:id="219" w:author="Stenger, Bjorn | Bjorn | RIT" w:date="2019-12-23T10:38:00Z">
        <w:r w:rsidR="00D11A13">
          <w:t xml:space="preserve">in </w:t>
        </w:r>
      </w:ins>
      <w:del w:id="220" w:author="Stenger, Bjorn | Bjorn | RIT" w:date="2019-12-23T10:38:00Z">
        <w:r w:rsidDel="00D11A13">
          <w:delText xml:space="preserve">a good candidate for robot </w:delText>
        </w:r>
      </w:del>
      <w:r>
        <w:t>design</w:t>
      </w:r>
      <w:ins w:id="221" w:author="Stenger, Bjorn | Bjorn | RIT" w:date="2019-12-23T10:38:00Z">
        <w:r w:rsidR="00D11A13">
          <w:t xml:space="preserve"> for HRI</w:t>
        </w:r>
      </w:ins>
      <w:del w:id="222" w:author="Stenger, Bjorn | Bjorn | RIT" w:date="2019-12-23T10:37:00Z">
        <w:r w:rsidDel="00D11A13">
          <w:delText xml:space="preserve"> for HRI</w:delText>
        </w:r>
      </w:del>
      <w:commentRangeStart w:id="223"/>
      <w:r>
        <w:t>. Samer al Moubayed</w:t>
      </w:r>
      <w:commentRangeEnd w:id="223"/>
      <w:r w:rsidR="00D11A13">
        <w:rPr>
          <w:rStyle w:val="CommentReference"/>
        </w:rPr>
        <w:commentReference w:id="223"/>
      </w:r>
      <w:r>
        <w:t xml:space="preserve"> developed Furhat, </w:t>
      </w:r>
      <w:del w:id="224" w:author="Stenger, Bjorn | Bjorn | RIT" w:date="2019-12-23T10:35:00Z">
        <w:r w:rsidDel="00D11A13">
          <w:delText xml:space="preserve">also </w:delText>
        </w:r>
      </w:del>
      <w:ins w:id="225" w:author="Stenger, Bjorn | Bjorn | RIT" w:date="2019-12-23T10:35:00Z">
        <w:r w:rsidR="00D11A13">
          <w:t xml:space="preserve">which also used </w:t>
        </w:r>
      </w:ins>
      <w:r>
        <w:t xml:space="preserve">a projected animated head. </w:t>
      </w:r>
      <w:del w:id="226" w:author="Stenger, Bjorn | Bjorn | RIT" w:date="2019-12-23T10:35:00Z">
        <w:r w:rsidDel="00D11A13">
          <w:delText>Their study revealed the</w:delText>
        </w:r>
      </w:del>
      <w:ins w:id="227" w:author="Stenger, Bjorn | Bjorn | RIT" w:date="2019-12-23T10:35:00Z">
        <w:r w:rsidR="00D11A13">
          <w:t>In their study, the</w:t>
        </w:r>
      </w:ins>
      <w:r>
        <w:t xml:space="preserve"> proposed method increase</w:t>
      </w:r>
      <w:ins w:id="228" w:author="Stenger, Bjorn | Bjorn | RIT" w:date="2019-12-23T10:35:00Z">
        <w:r w:rsidR="00D11A13">
          <w:t>d</w:t>
        </w:r>
      </w:ins>
      <w:r>
        <w:t xml:space="preserve"> the intelligibility significantly</w:t>
      </w:r>
      <w:ins w:id="229" w:author="Stenger, Bjorn | Bjorn | RIT" w:date="2019-12-23T10:36:00Z">
        <w:r w:rsidR="00D11A13">
          <w:t xml:space="preserve"> by supporting the </w:t>
        </w:r>
      </w:ins>
      <w:del w:id="230" w:author="Stenger, Bjorn | Bjorn | RIT" w:date="2019-12-23T10:36:00Z">
        <w:r w:rsidDel="00D11A13">
          <w:delText xml:space="preserve"> in</w:delText>
        </w:r>
      </w:del>
      <w:del w:id="231" w:author="Stenger, Bjorn | Bjorn | RIT" w:date="2019-12-23T10:35:00Z">
        <w:r w:rsidDel="00D11A13">
          <w:delText xml:space="preserve"> </w:delText>
        </w:r>
      </w:del>
      <w:r>
        <w:rPr>
          <w:lang w:eastAsia="zh-CN"/>
        </w:rPr>
        <w:t>visual</w:t>
      </w:r>
      <w:ins w:id="232" w:author="Stenger, Bjorn | Bjorn | RIT" w:date="2019-12-23T10:36:00Z">
        <w:r w:rsidR="00D11A13">
          <w:rPr>
            <w:lang w:eastAsia="zh-CN"/>
          </w:rPr>
          <w:t xml:space="preserve"> component of</w:t>
        </w:r>
      </w:ins>
      <w:r>
        <w:rPr>
          <w:lang w:eastAsia="zh-CN"/>
        </w:rPr>
        <w:t xml:space="preserve"> </w:t>
      </w:r>
      <w:ins w:id="233" w:author="Stenger, Bjorn | Bjorn | RIT" w:date="2019-12-23T10:36:00Z">
        <w:r w:rsidR="00D11A13">
          <w:rPr>
            <w:lang w:eastAsia="zh-CN"/>
          </w:rPr>
          <w:t xml:space="preserve">speech </w:t>
        </w:r>
      </w:ins>
      <w:r>
        <w:rPr>
          <w:lang w:eastAsia="zh-CN"/>
        </w:rPr>
        <w:t>perception</w:t>
      </w:r>
      <w:del w:id="234" w:author="Stenger, Bjorn | Bjorn | RIT" w:date="2019-12-23T10:36:00Z">
        <w:r w:rsidDel="00D11A13">
          <w:rPr>
            <w:lang w:eastAsia="zh-CN"/>
          </w:rPr>
          <w:delText xml:space="preserve"> of the speech</w:delText>
        </w:r>
      </w:del>
      <w:r>
        <w:rPr>
          <w:lang w:eastAsia="zh-CN"/>
        </w:rPr>
        <w:t xml:space="preserve"> (lip reading), compared to flat screen. </w:t>
      </w:r>
      <w:r>
        <w:t xml:space="preserve"> </w:t>
      </w:r>
    </w:p>
    <w:p w14:paraId="7C77DC1A" w14:textId="6539BF48" w:rsidR="005C7B73" w:rsidRDefault="005C7B73" w:rsidP="005C7B73">
      <w:r>
        <w:t xml:space="preserve">Prior research focused solely on expressive facial emotion or </w:t>
      </w:r>
      <w:del w:id="235" w:author="Stenger, Bjorn | Bjorn | RIT" w:date="2019-12-23T10:39:00Z">
        <w:r w:rsidDel="00D11A13">
          <w:delText xml:space="preserve">the </w:delText>
        </w:r>
      </w:del>
      <w:r>
        <w:t>body motion</w:t>
      </w:r>
      <w:ins w:id="236" w:author="Stenger, Bjorn | Bjorn | RIT" w:date="2019-12-23T10:39:00Z">
        <w:r w:rsidR="00D11A13">
          <w:t>. This</w:t>
        </w:r>
      </w:ins>
      <w:del w:id="237" w:author="Stenger, Bjorn | Bjorn | RIT" w:date="2019-12-23T10:39:00Z">
        <w:r w:rsidDel="00D11A13">
          <w:delText>, our</w:delText>
        </w:r>
      </w:del>
      <w:r>
        <w:t xml:space="preserve"> study takes one step further</w:t>
      </w:r>
      <w:ins w:id="238" w:author="Stenger, Bjorn | Bjorn | RIT" w:date="2019-12-23T10:39:00Z">
        <w:r w:rsidR="00D11A13">
          <w:t xml:space="preserve"> by</w:t>
        </w:r>
      </w:ins>
      <w:del w:id="239" w:author="Stenger, Bjorn | Bjorn | RIT" w:date="2019-12-23T10:39:00Z">
        <w:r w:rsidDel="00D11A13">
          <w:delText>,</w:delText>
        </w:r>
      </w:del>
      <w:r>
        <w:t xml:space="preserve"> studying the complete emotional design</w:t>
      </w:r>
      <w:ins w:id="240" w:author="Stenger, Bjorn | Bjorn | RIT" w:date="2019-12-23T10:40:00Z">
        <w:r w:rsidR="00D11A13">
          <w:t xml:space="preserve">, </w:t>
        </w:r>
      </w:ins>
      <w:del w:id="241" w:author="Stenger, Bjorn | Bjorn | RIT" w:date="2019-12-23T10:40:00Z">
        <w:r w:rsidDel="00D11A13">
          <w:delText>’s</w:delText>
        </w:r>
      </w:del>
      <w:r>
        <w:t xml:space="preserve"> </w:t>
      </w:r>
      <w:ins w:id="242" w:author="Stenger, Bjorn | Bjorn | RIT" w:date="2019-12-23T10:40:00Z">
        <w:r w:rsidR="00D11A13">
          <w:t xml:space="preserve">robot </w:t>
        </w:r>
      </w:ins>
      <w:del w:id="243" w:author="Stenger, Bjorn | Bjorn | RIT" w:date="2019-12-23T10:40:00Z">
        <w:r w:rsidDel="00D11A13">
          <w:delText>(</w:delText>
        </w:r>
      </w:del>
      <w:r>
        <w:t>face</w:t>
      </w:r>
      <w:del w:id="244" w:author="Stenger, Bjorn | Bjorn | RIT" w:date="2019-12-23T10:40:00Z">
        <w:r w:rsidDel="00D11A13">
          <w:delText xml:space="preserve"> with</w:delText>
        </w:r>
      </w:del>
      <w:ins w:id="245" w:author="Stenger, Bjorn | Bjorn | RIT" w:date="2019-12-23T10:40:00Z">
        <w:r w:rsidR="00D11A13">
          <w:t>,</w:t>
        </w:r>
      </w:ins>
      <w:r>
        <w:t xml:space="preserve"> voice and </w:t>
      </w:r>
      <w:r w:rsidRPr="00BC21A8">
        <w:t>motio</w:t>
      </w:r>
      <w:ins w:id="246" w:author="Stenger, Bjorn | Bjorn | RIT" w:date="2019-12-23T10:41:00Z">
        <w:r w:rsidR="00D11A13">
          <w:t>n, and its</w:t>
        </w:r>
      </w:ins>
      <w:del w:id="247" w:author="Stenger, Bjorn | Bjorn | RIT" w:date="2019-12-23T10:41:00Z">
        <w:r w:rsidRPr="00BC21A8" w:rsidDel="00D11A13">
          <w:delText>n</w:delText>
        </w:r>
        <w:r w:rsidDel="00D11A13">
          <w:delText>)</w:delText>
        </w:r>
      </w:del>
      <w:r>
        <w:t xml:space="preserve"> effect on human</w:t>
      </w:r>
      <w:ins w:id="248" w:author="Stenger, Bjorn | Bjorn | RIT" w:date="2019-12-23T10:40:00Z">
        <w:r w:rsidR="00D11A13">
          <w:t>-</w:t>
        </w:r>
      </w:ins>
      <w:del w:id="249" w:author="Stenger, Bjorn | Bjorn | RIT" w:date="2019-12-23T10:40:00Z">
        <w:r w:rsidDel="00D11A13">
          <w:lastRenderedPageBreak/>
          <w:delText xml:space="preserve"> and </w:delText>
        </w:r>
      </w:del>
      <w:r>
        <w:t xml:space="preserve">robot </w:t>
      </w:r>
      <w:del w:id="250" w:author="Stenger, Bjorn | Bjorn | RIT" w:date="2019-12-23T10:40:00Z">
        <w:r w:rsidRPr="003F66EB" w:rsidDel="00D11A13">
          <w:delText>activities</w:delText>
        </w:r>
      </w:del>
      <w:ins w:id="251" w:author="Stenger, Bjorn | Bjorn | RIT" w:date="2019-12-23T10:40:00Z">
        <w:r w:rsidR="00D11A13">
          <w:t>interaction</w:t>
        </w:r>
      </w:ins>
      <w:r w:rsidRPr="003F66EB">
        <w:t xml:space="preserve">. </w:t>
      </w:r>
      <w:r w:rsidRPr="00D43823">
        <w:t xml:space="preserve">In this paper, we </w:t>
      </w:r>
      <w:del w:id="252" w:author="Stenger, Bjorn | Bjorn | RIT" w:date="2019-12-23T10:40:00Z">
        <w:r w:rsidRPr="00D43823" w:rsidDel="00D11A13">
          <w:delText xml:space="preserve">simulate </w:delText>
        </w:r>
      </w:del>
      <w:ins w:id="253" w:author="Stenger, Bjorn | Bjorn | RIT" w:date="2019-12-23T10:40:00Z">
        <w:r w:rsidR="00D11A13">
          <w:t>carry out</w:t>
        </w:r>
        <w:r w:rsidR="00D11A13" w:rsidRPr="00D43823">
          <w:t xml:space="preserve"> </w:t>
        </w:r>
      </w:ins>
      <w:r w:rsidRPr="00D43823">
        <w:t>a</w:t>
      </w:r>
      <w:r w:rsidR="003F66EB" w:rsidRPr="00D43823">
        <w:t xml:space="preserve">n </w:t>
      </w:r>
      <w:r w:rsidRPr="00D43823">
        <w:t xml:space="preserve">experiment in a public event to </w:t>
      </w:r>
      <w:del w:id="254" w:author="Stenger, Bjorn | Bjorn | RIT" w:date="2019-12-23T10:41:00Z">
        <w:r w:rsidRPr="00D43823" w:rsidDel="00D11A13">
          <w:delText xml:space="preserve">understand </w:delText>
        </w:r>
      </w:del>
      <w:ins w:id="255" w:author="Stenger, Bjorn | Bjorn | RIT" w:date="2019-12-23T10:41:00Z">
        <w:r w:rsidR="00D11A13">
          <w:t>analyze</w:t>
        </w:r>
        <w:r w:rsidR="00D11A13" w:rsidRPr="00D43823">
          <w:t xml:space="preserve"> </w:t>
        </w:r>
      </w:ins>
      <w:r w:rsidRPr="00D43823">
        <w:t>our proposed solution.</w:t>
      </w:r>
    </w:p>
    <w:p w14:paraId="499344D0" w14:textId="474D93C5" w:rsidR="00B552CA" w:rsidRPr="00642C27" w:rsidRDefault="000D47E4" w:rsidP="00B552CA">
      <w:pPr>
        <w:pStyle w:val="Heading1"/>
        <w:rPr>
          <w:color w:val="000000"/>
        </w:rPr>
      </w:pPr>
      <w:r>
        <w:rPr>
          <w:color w:val="000000"/>
        </w:rPr>
        <w:t>EMI</w:t>
      </w:r>
      <w:r w:rsidR="00F92382">
        <w:rPr>
          <w:color w:val="000000"/>
        </w:rPr>
        <w:t xml:space="preserve"> Robot</w:t>
      </w:r>
    </w:p>
    <w:tbl>
      <w:tblPr>
        <w:tblStyle w:val="TableGrid"/>
        <w:tblpPr w:leftFromText="180" w:rightFromText="180" w:vertAnchor="text" w:horzAnchor="page" w:tblpX="73" w:tblpY="-57"/>
        <w:tblW w:w="0" w:type="auto"/>
        <w:tblLayout w:type="fixed"/>
        <w:tblLook w:val="04A0" w:firstRow="1" w:lastRow="0" w:firstColumn="1" w:lastColumn="0" w:noHBand="0" w:noVBand="1"/>
      </w:tblPr>
      <w:tblGrid>
        <w:gridCol w:w="1162"/>
        <w:gridCol w:w="778"/>
        <w:gridCol w:w="907"/>
      </w:tblGrid>
      <w:tr w:rsidR="000E7EAC" w14:paraId="355AB65F" w14:textId="77777777" w:rsidTr="000E7EAC">
        <w:trPr>
          <w:trHeight w:hRule="exact" w:val="265"/>
        </w:trPr>
        <w:tc>
          <w:tcPr>
            <w:tcW w:w="1162" w:type="dxa"/>
          </w:tcPr>
          <w:p w14:paraId="2D8E8385" w14:textId="77777777" w:rsidR="000E7EAC" w:rsidRPr="00104722" w:rsidRDefault="000E7EAC" w:rsidP="000E7EAC">
            <w:pPr>
              <w:rPr>
                <w:sz w:val="13"/>
              </w:rPr>
            </w:pPr>
            <w:r w:rsidRPr="00104722">
              <w:rPr>
                <w:sz w:val="13"/>
              </w:rPr>
              <w:t xml:space="preserve">Environment </w:t>
            </w:r>
          </w:p>
        </w:tc>
        <w:tc>
          <w:tcPr>
            <w:tcW w:w="778" w:type="dxa"/>
          </w:tcPr>
          <w:p w14:paraId="4F5854D1" w14:textId="77777777" w:rsidR="000E7EAC" w:rsidRPr="00104722" w:rsidRDefault="000E7EAC" w:rsidP="000E7EAC">
            <w:pPr>
              <w:rPr>
                <w:sz w:val="13"/>
              </w:rPr>
            </w:pPr>
            <w:r w:rsidRPr="00104722">
              <w:rPr>
                <w:sz w:val="13"/>
              </w:rPr>
              <w:t>Voice Responses</w:t>
            </w:r>
          </w:p>
        </w:tc>
        <w:tc>
          <w:tcPr>
            <w:tcW w:w="907" w:type="dxa"/>
          </w:tcPr>
          <w:p w14:paraId="0ABAA50E" w14:textId="77777777" w:rsidR="000E7EAC" w:rsidRPr="00104722" w:rsidRDefault="000E7EAC" w:rsidP="000E7EAC">
            <w:pPr>
              <w:rPr>
                <w:sz w:val="13"/>
                <w:lang w:eastAsia="zh-TW"/>
              </w:rPr>
            </w:pPr>
            <w:r w:rsidRPr="00104722">
              <w:rPr>
                <w:sz w:val="13"/>
                <w:lang w:eastAsia="zh-TW"/>
              </w:rPr>
              <w:t>Emotion</w:t>
            </w:r>
          </w:p>
        </w:tc>
      </w:tr>
      <w:tr w:rsidR="000E7EAC" w:rsidRPr="00C557AB" w14:paraId="2F601DB5" w14:textId="77777777" w:rsidTr="000E7EAC">
        <w:trPr>
          <w:cantSplit/>
          <w:trHeight w:hRule="exact" w:val="719"/>
        </w:trPr>
        <w:tc>
          <w:tcPr>
            <w:tcW w:w="1162" w:type="dxa"/>
            <w:vAlign w:val="center"/>
          </w:tcPr>
          <w:p w14:paraId="74131B66" w14:textId="77777777" w:rsidR="000E7EAC" w:rsidRPr="005F4E73" w:rsidRDefault="000E7EAC" w:rsidP="000E7EAC">
            <w:pPr>
              <w:rPr>
                <w:sz w:val="13"/>
              </w:rPr>
            </w:pPr>
            <w:r>
              <w:rPr>
                <w:sz w:val="13"/>
              </w:rPr>
              <w:t>EMI</w:t>
            </w:r>
            <w:r w:rsidRPr="005F4E73">
              <w:rPr>
                <w:sz w:val="13"/>
              </w:rPr>
              <w:t xml:space="preserve"> receives the speech commands from users</w:t>
            </w:r>
          </w:p>
        </w:tc>
        <w:tc>
          <w:tcPr>
            <w:tcW w:w="778" w:type="dxa"/>
            <w:vAlign w:val="center"/>
          </w:tcPr>
          <w:p w14:paraId="1C0EFD6F" w14:textId="77777777" w:rsidR="000E7EAC" w:rsidRPr="005F4E73" w:rsidRDefault="000E7EAC" w:rsidP="000E7EAC">
            <w:pPr>
              <w:rPr>
                <w:sz w:val="13"/>
              </w:rPr>
            </w:pPr>
            <w:r w:rsidRPr="005F4E73">
              <w:rPr>
                <w:sz w:val="13"/>
              </w:rPr>
              <w:t>“Yes, sure”, “I see!”</w:t>
            </w:r>
          </w:p>
        </w:tc>
        <w:tc>
          <w:tcPr>
            <w:tcW w:w="907" w:type="dxa"/>
            <w:vAlign w:val="center"/>
          </w:tcPr>
          <w:p w14:paraId="061D5C07" w14:textId="77777777" w:rsidR="000E7EAC" w:rsidRPr="005F4E73" w:rsidRDefault="000E7EAC" w:rsidP="000E7EAC">
            <w:pPr>
              <w:rPr>
                <w:sz w:val="13"/>
              </w:rPr>
            </w:pPr>
            <w:r w:rsidRPr="005F4E73">
              <w:rPr>
                <w:sz w:val="13"/>
              </w:rPr>
              <w:t>smile</w:t>
            </w:r>
          </w:p>
        </w:tc>
      </w:tr>
      <w:tr w:rsidR="000E7EAC" w:rsidRPr="00C557AB" w14:paraId="08AD924E" w14:textId="77777777" w:rsidTr="000E7EAC">
        <w:trPr>
          <w:trHeight w:hRule="exact" w:val="719"/>
        </w:trPr>
        <w:tc>
          <w:tcPr>
            <w:tcW w:w="1162" w:type="dxa"/>
            <w:vAlign w:val="center"/>
          </w:tcPr>
          <w:p w14:paraId="15608631" w14:textId="77777777" w:rsidR="000E7EAC" w:rsidRPr="005F4E73" w:rsidRDefault="000E7EAC" w:rsidP="000E7EAC">
            <w:pPr>
              <w:rPr>
                <w:sz w:val="13"/>
              </w:rPr>
            </w:pPr>
            <w:r>
              <w:rPr>
                <w:sz w:val="13"/>
              </w:rPr>
              <w:t>EMI</w:t>
            </w:r>
            <w:r w:rsidRPr="005F4E73">
              <w:rPr>
                <w:sz w:val="13"/>
              </w:rPr>
              <w:t xml:space="preserve"> cannot understand the commands from users</w:t>
            </w:r>
          </w:p>
        </w:tc>
        <w:tc>
          <w:tcPr>
            <w:tcW w:w="778" w:type="dxa"/>
            <w:vAlign w:val="center"/>
          </w:tcPr>
          <w:p w14:paraId="3308CCAF" w14:textId="77777777" w:rsidR="000E7EAC" w:rsidRPr="005F4E73" w:rsidRDefault="000E7EAC" w:rsidP="000E7EAC">
            <w:pPr>
              <w:rPr>
                <w:sz w:val="13"/>
              </w:rPr>
            </w:pPr>
            <w:r w:rsidRPr="005F4E73">
              <w:rPr>
                <w:sz w:val="13"/>
              </w:rPr>
              <w:t>“Sorry, I don’t understand”, “One more time, please”</w:t>
            </w:r>
          </w:p>
        </w:tc>
        <w:tc>
          <w:tcPr>
            <w:tcW w:w="907" w:type="dxa"/>
            <w:vAlign w:val="center"/>
          </w:tcPr>
          <w:p w14:paraId="73A128F7" w14:textId="77777777" w:rsidR="000E7EAC" w:rsidRPr="005F4E73" w:rsidRDefault="000E7EAC" w:rsidP="000E7EAC">
            <w:pPr>
              <w:rPr>
                <w:sz w:val="13"/>
              </w:rPr>
            </w:pPr>
            <w:r w:rsidRPr="005F4E73">
              <w:rPr>
                <w:sz w:val="13"/>
              </w:rPr>
              <w:t>Sad</w:t>
            </w:r>
          </w:p>
        </w:tc>
      </w:tr>
      <w:tr w:rsidR="000E7EAC" w:rsidRPr="00C557AB" w14:paraId="2E331C30" w14:textId="77777777" w:rsidTr="000E7EAC">
        <w:trPr>
          <w:trHeight w:hRule="exact" w:val="719"/>
        </w:trPr>
        <w:tc>
          <w:tcPr>
            <w:tcW w:w="1162" w:type="dxa"/>
            <w:vAlign w:val="center"/>
          </w:tcPr>
          <w:p w14:paraId="05D27682" w14:textId="77777777" w:rsidR="000E7EAC" w:rsidRPr="005F4E73" w:rsidRDefault="000E7EAC" w:rsidP="000E7EAC">
            <w:pPr>
              <w:rPr>
                <w:sz w:val="13"/>
              </w:rPr>
            </w:pPr>
            <w:r w:rsidRPr="005F4E73">
              <w:rPr>
                <w:sz w:val="13"/>
              </w:rPr>
              <w:t xml:space="preserve">The received commands will make </w:t>
            </w:r>
            <w:r>
              <w:rPr>
                <w:sz w:val="13"/>
              </w:rPr>
              <w:t>EMI</w:t>
            </w:r>
            <w:r w:rsidRPr="005F4E73">
              <w:rPr>
                <w:sz w:val="13"/>
              </w:rPr>
              <w:t xml:space="preserve"> hit the wall in the maze</w:t>
            </w:r>
          </w:p>
        </w:tc>
        <w:tc>
          <w:tcPr>
            <w:tcW w:w="778" w:type="dxa"/>
            <w:vAlign w:val="center"/>
          </w:tcPr>
          <w:p w14:paraId="7619073B" w14:textId="77777777" w:rsidR="000E7EAC" w:rsidRPr="005F4E73" w:rsidRDefault="000E7EAC" w:rsidP="000E7EAC">
            <w:pPr>
              <w:rPr>
                <w:sz w:val="13"/>
              </w:rPr>
            </w:pPr>
            <w:r w:rsidRPr="005F4E73">
              <w:rPr>
                <w:sz w:val="13"/>
              </w:rPr>
              <w:t>“Be careful”</w:t>
            </w:r>
          </w:p>
          <w:p w14:paraId="39375081" w14:textId="77777777" w:rsidR="000E7EAC" w:rsidRPr="005F4E73" w:rsidRDefault="000E7EAC" w:rsidP="000E7EAC">
            <w:pPr>
              <w:rPr>
                <w:sz w:val="13"/>
              </w:rPr>
            </w:pPr>
            <w:r w:rsidRPr="005F4E73">
              <w:rPr>
                <w:sz w:val="13"/>
              </w:rPr>
              <w:t>“Watch out”</w:t>
            </w:r>
          </w:p>
        </w:tc>
        <w:tc>
          <w:tcPr>
            <w:tcW w:w="907" w:type="dxa"/>
            <w:vAlign w:val="center"/>
          </w:tcPr>
          <w:p w14:paraId="1A183843" w14:textId="77777777" w:rsidR="000E7EAC" w:rsidRPr="005F4E73" w:rsidRDefault="000E7EAC" w:rsidP="000E7EAC">
            <w:pPr>
              <w:rPr>
                <w:sz w:val="13"/>
              </w:rPr>
            </w:pPr>
            <w:r w:rsidRPr="005F4E73">
              <w:rPr>
                <w:sz w:val="13"/>
              </w:rPr>
              <w:t>Fear</w:t>
            </w:r>
          </w:p>
        </w:tc>
      </w:tr>
      <w:tr w:rsidR="000E7EAC" w:rsidRPr="00C557AB" w14:paraId="53DD776F" w14:textId="77777777" w:rsidTr="000E7EAC">
        <w:trPr>
          <w:trHeight w:hRule="exact" w:val="719"/>
        </w:trPr>
        <w:tc>
          <w:tcPr>
            <w:tcW w:w="1162" w:type="dxa"/>
            <w:vAlign w:val="center"/>
          </w:tcPr>
          <w:p w14:paraId="79CD199A" w14:textId="77777777" w:rsidR="000E7EAC" w:rsidRPr="005F4E73" w:rsidRDefault="000E7EAC" w:rsidP="000E7EAC">
            <w:pPr>
              <w:rPr>
                <w:sz w:val="13"/>
              </w:rPr>
            </w:pPr>
            <w:r>
              <w:rPr>
                <w:sz w:val="13"/>
              </w:rPr>
              <w:t>EMI</w:t>
            </w:r>
            <w:r w:rsidRPr="005F4E73">
              <w:rPr>
                <w:sz w:val="13"/>
              </w:rPr>
              <w:t xml:space="preserve"> arrives at key points</w:t>
            </w:r>
          </w:p>
        </w:tc>
        <w:tc>
          <w:tcPr>
            <w:tcW w:w="778" w:type="dxa"/>
            <w:vAlign w:val="center"/>
          </w:tcPr>
          <w:p w14:paraId="4C5C23AD" w14:textId="77777777" w:rsidR="000E7EAC" w:rsidRPr="005F4E73" w:rsidRDefault="000E7EAC" w:rsidP="000E7EAC">
            <w:pPr>
              <w:rPr>
                <w:sz w:val="13"/>
              </w:rPr>
            </w:pPr>
            <w:r w:rsidRPr="005F4E73">
              <w:rPr>
                <w:sz w:val="13"/>
              </w:rPr>
              <w:t>“so far so good”</w:t>
            </w:r>
          </w:p>
        </w:tc>
        <w:tc>
          <w:tcPr>
            <w:tcW w:w="907" w:type="dxa"/>
            <w:vAlign w:val="center"/>
          </w:tcPr>
          <w:p w14:paraId="05D19212" w14:textId="77777777" w:rsidR="000E7EAC" w:rsidRPr="005F4E73" w:rsidRDefault="000E7EAC" w:rsidP="000E7EAC">
            <w:pPr>
              <w:rPr>
                <w:sz w:val="13"/>
              </w:rPr>
            </w:pPr>
            <w:r w:rsidRPr="005F4E73">
              <w:rPr>
                <w:sz w:val="13"/>
              </w:rPr>
              <w:t>Confidant</w:t>
            </w:r>
          </w:p>
        </w:tc>
      </w:tr>
      <w:tr w:rsidR="000E7EAC" w:rsidRPr="00C557AB" w14:paraId="22E1A792" w14:textId="77777777" w:rsidTr="000E7EAC">
        <w:trPr>
          <w:trHeight w:hRule="exact" w:val="719"/>
        </w:trPr>
        <w:tc>
          <w:tcPr>
            <w:tcW w:w="1162" w:type="dxa"/>
            <w:vAlign w:val="center"/>
          </w:tcPr>
          <w:p w14:paraId="723BAE52" w14:textId="77777777" w:rsidR="000E7EAC" w:rsidRPr="005F4E73" w:rsidRDefault="000E7EAC" w:rsidP="000E7EAC">
            <w:pPr>
              <w:rPr>
                <w:sz w:val="13"/>
              </w:rPr>
            </w:pPr>
            <w:r>
              <w:rPr>
                <w:sz w:val="13"/>
              </w:rPr>
              <w:t>EMI</w:t>
            </w:r>
            <w:r w:rsidRPr="005F4E73">
              <w:rPr>
                <w:sz w:val="13"/>
              </w:rPr>
              <w:t xml:space="preserve"> finish the maze</w:t>
            </w:r>
          </w:p>
        </w:tc>
        <w:tc>
          <w:tcPr>
            <w:tcW w:w="778" w:type="dxa"/>
            <w:vAlign w:val="center"/>
          </w:tcPr>
          <w:p w14:paraId="769B6730" w14:textId="77777777" w:rsidR="000E7EAC" w:rsidRPr="005F4E73" w:rsidRDefault="000E7EAC" w:rsidP="000E7EAC">
            <w:pPr>
              <w:rPr>
                <w:sz w:val="13"/>
              </w:rPr>
            </w:pPr>
            <w:r w:rsidRPr="005F4E73">
              <w:rPr>
                <w:sz w:val="13"/>
              </w:rPr>
              <w:t>“Thank you, my friend.”</w:t>
            </w:r>
          </w:p>
        </w:tc>
        <w:tc>
          <w:tcPr>
            <w:tcW w:w="907" w:type="dxa"/>
            <w:vAlign w:val="center"/>
          </w:tcPr>
          <w:p w14:paraId="42D28FC1" w14:textId="77777777" w:rsidR="000E7EAC" w:rsidRPr="005F4E73" w:rsidRDefault="000E7EAC" w:rsidP="000E7EAC">
            <w:pPr>
              <w:rPr>
                <w:sz w:val="13"/>
              </w:rPr>
            </w:pPr>
            <w:r w:rsidRPr="005F4E73">
              <w:rPr>
                <w:sz w:val="13"/>
              </w:rPr>
              <w:t>Appreciate</w:t>
            </w:r>
          </w:p>
        </w:tc>
      </w:tr>
    </w:tbl>
    <w:p w14:paraId="4FEFFAF6" w14:textId="259C5745" w:rsidR="004A21B4" w:rsidRDefault="004A21B4" w:rsidP="004A21B4">
      <w:r>
        <w:t>W</w:t>
      </w:r>
      <w:r w:rsidRPr="00F92382">
        <w:t xml:space="preserve">e </w:t>
      </w:r>
      <w:r w:rsidR="00CD602E">
        <w:t>developed</w:t>
      </w:r>
      <w:r w:rsidR="00CD602E" w:rsidRPr="00F92382">
        <w:t xml:space="preserve"> </w:t>
      </w:r>
      <w:r>
        <w:t xml:space="preserve">a </w:t>
      </w:r>
      <w:r w:rsidR="00CD602E">
        <w:t xml:space="preserve">new </w:t>
      </w:r>
      <w:r>
        <w:t xml:space="preserve">robot called </w:t>
      </w:r>
      <w:r w:rsidR="000D47E4">
        <w:t>EMI</w:t>
      </w:r>
      <w:r>
        <w:t xml:space="preserve"> (Expressive, mobile and interactive). We </w:t>
      </w:r>
      <w:del w:id="256" w:author="Stenger, Bjorn | Bjorn | RIT" w:date="2019-12-23T10:41:00Z">
        <w:r w:rsidR="00CD602E" w:rsidDel="000B3B90">
          <w:delText xml:space="preserve">hand </w:delText>
        </w:r>
      </w:del>
      <w:r w:rsidR="00CD602E">
        <w:t>crafted the</w:t>
      </w:r>
      <w:r>
        <w:t xml:space="preserve"> facial</w:t>
      </w:r>
      <w:r w:rsidR="00CD602E">
        <w:t xml:space="preserve"> animation</w:t>
      </w:r>
      <w:r>
        <w:t xml:space="preserve">, voice and </w:t>
      </w:r>
      <w:r w:rsidR="00CD602E">
        <w:t xml:space="preserve">motive expressiveness </w:t>
      </w:r>
      <w:r>
        <w:t xml:space="preserve">to form an identifiable personality. </w:t>
      </w:r>
    </w:p>
    <w:p w14:paraId="18FDF9A9" w14:textId="1ED3269B" w:rsidR="004A21B4" w:rsidRPr="003F0639" w:rsidRDefault="004A21B4" w:rsidP="004A21B4">
      <w:pPr>
        <w:pStyle w:val="bulletlist"/>
        <w:numPr>
          <w:ilvl w:val="0"/>
          <w:numId w:val="3"/>
        </w:numPr>
        <w:rPr>
          <w:color w:val="000000"/>
        </w:rPr>
      </w:pPr>
      <w:r w:rsidRPr="004A21B4">
        <w:rPr>
          <w:color w:val="000000"/>
        </w:rPr>
        <w:t xml:space="preserve"> </w:t>
      </w:r>
      <w:commentRangeStart w:id="257"/>
      <w:r w:rsidRPr="003F0639">
        <w:rPr>
          <w:color w:val="000000"/>
        </w:rPr>
        <w:t xml:space="preserve">Facial expression: </w:t>
      </w:r>
      <w:r w:rsidR="000D47E4">
        <w:rPr>
          <w:color w:val="000000"/>
        </w:rPr>
        <w:t>EMI</w:t>
      </w:r>
      <w:r w:rsidRPr="003F0639">
        <w:rPr>
          <w:color w:val="000000"/>
        </w:rPr>
        <w:t xml:space="preserve"> is able </w:t>
      </w:r>
      <w:del w:id="258" w:author="Stenger, Bjorn | Bjorn | RIT" w:date="2019-12-23T10:42:00Z">
        <w:r w:rsidRPr="003F0639" w:rsidDel="000B3B90">
          <w:rPr>
            <w:color w:val="000000"/>
          </w:rPr>
          <w:delText>to present the</w:delText>
        </w:r>
      </w:del>
      <w:ins w:id="259" w:author="Stenger, Bjorn | Bjorn | RIT" w:date="2019-12-23T10:42:00Z">
        <w:r w:rsidR="000B3B90">
          <w:rPr>
            <w:color w:val="000000"/>
          </w:rPr>
          <w:t>express</w:t>
        </w:r>
      </w:ins>
      <w:r w:rsidRPr="003F0639">
        <w:rPr>
          <w:color w:val="000000"/>
        </w:rPr>
        <w:t xml:space="preserve"> different emotions</w:t>
      </w:r>
      <w:ins w:id="260" w:author="Stenger, Bjorn | Bjorn | RIT" w:date="2019-12-23T10:42:00Z">
        <w:r w:rsidR="000B3B90">
          <w:rPr>
            <w:color w:val="000000"/>
          </w:rPr>
          <w:t>,</w:t>
        </w:r>
      </w:ins>
      <w:r w:rsidRPr="003F0639">
        <w:rPr>
          <w:color w:val="000000"/>
        </w:rPr>
        <w:t xml:space="preserve"> </w:t>
      </w:r>
      <w:del w:id="261" w:author="Stenger, Bjorn | Bjorn | RIT" w:date="2019-12-23T10:42:00Z">
        <w:r w:rsidRPr="003F0639" w:rsidDel="000B3B90">
          <w:rPr>
            <w:color w:val="000000"/>
          </w:rPr>
          <w:delText>(</w:delText>
        </w:r>
      </w:del>
      <w:r w:rsidRPr="003F0639">
        <w:rPr>
          <w:color w:val="000000"/>
        </w:rPr>
        <w:t>in conjunction with voice output</w:t>
      </w:r>
      <w:del w:id="262" w:author="Stenger, Bjorn | Bjorn | RIT" w:date="2019-12-23T10:42:00Z">
        <w:r w:rsidRPr="003F0639" w:rsidDel="000B3B90">
          <w:rPr>
            <w:color w:val="000000"/>
          </w:rPr>
          <w:delText>)</w:delText>
        </w:r>
      </w:del>
      <w:r w:rsidRPr="003F0639">
        <w:rPr>
          <w:color w:val="000000"/>
        </w:rPr>
        <w:t>, shown in Figure [].</w:t>
      </w:r>
      <w:commentRangeEnd w:id="257"/>
      <w:r w:rsidR="00BC21A8">
        <w:rPr>
          <w:rStyle w:val="CommentReference"/>
        </w:rPr>
        <w:commentReference w:id="257"/>
      </w:r>
    </w:p>
    <w:p w14:paraId="625F81CA" w14:textId="7263FC40" w:rsidR="004A21B4" w:rsidRPr="000B3B90" w:rsidRDefault="004A21B4">
      <w:pPr>
        <w:pStyle w:val="bulletlist"/>
        <w:numPr>
          <w:ilvl w:val="0"/>
          <w:numId w:val="3"/>
        </w:numPr>
        <w:rPr>
          <w:color w:val="000000"/>
        </w:rPr>
      </w:pPr>
      <w:r w:rsidRPr="00732C6C">
        <w:rPr>
          <w:color w:val="000000"/>
        </w:rPr>
        <w:t xml:space="preserve">Voice </w:t>
      </w:r>
      <w:r w:rsidRPr="00BC21A8">
        <w:rPr>
          <w:color w:val="000000"/>
        </w:rPr>
        <w:t xml:space="preserve">communication: </w:t>
      </w:r>
      <w:r w:rsidR="00CD602E" w:rsidRPr="00BC21A8">
        <w:rPr>
          <w:color w:val="000000"/>
        </w:rPr>
        <w:t xml:space="preserve">Similar to </w:t>
      </w:r>
      <w:ins w:id="263" w:author="Stenger, Bjorn | Bjorn | RIT" w:date="2019-12-23T10:42:00Z">
        <w:r w:rsidR="000B3B90">
          <w:rPr>
            <w:color w:val="000000"/>
          </w:rPr>
          <w:t xml:space="preserve">smart speaker </w:t>
        </w:r>
        <w:r w:rsidR="000B3B90" w:rsidRPr="000B3B90">
          <w:rPr>
            <w:color w:val="000000"/>
          </w:rPr>
          <w:t>devices</w:t>
        </w:r>
      </w:ins>
      <w:del w:id="264" w:author="Stenger, Bjorn | Bjorn | RIT" w:date="2019-12-23T10:42:00Z">
        <w:r w:rsidR="00CD602E" w:rsidRPr="000B3B90" w:rsidDel="000B3B90">
          <w:rPr>
            <w:color w:val="000000"/>
          </w:rPr>
          <w:delText>devices like Alexa or Google home</w:delText>
        </w:r>
      </w:del>
      <w:r w:rsidR="00F67F79" w:rsidRPr="000B3B90">
        <w:rPr>
          <w:color w:val="000000"/>
        </w:rPr>
        <w:t xml:space="preserve">, EMI is equipped with wake-up word detection, command recognition and natural language understanding, to enable </w:t>
      </w:r>
      <w:del w:id="265" w:author="Stenger, Bjorn | Bjorn | RIT" w:date="2019-12-23T10:42:00Z">
        <w:r w:rsidR="00F67F79" w:rsidRPr="000B3B90" w:rsidDel="000B3B90">
          <w:rPr>
            <w:color w:val="000000"/>
          </w:rPr>
          <w:delText xml:space="preserve">a </w:delText>
        </w:r>
      </w:del>
      <w:r w:rsidR="00F67F79" w:rsidRPr="000B3B90">
        <w:rPr>
          <w:color w:val="000000"/>
        </w:rPr>
        <w:t xml:space="preserve">natural communication. </w:t>
      </w:r>
    </w:p>
    <w:p w14:paraId="124CE46A" w14:textId="7FBD9315" w:rsidR="004A21B4" w:rsidRPr="00D43823" w:rsidRDefault="00CD602E" w:rsidP="004A21B4">
      <w:pPr>
        <w:pStyle w:val="bulletlist"/>
        <w:numPr>
          <w:ilvl w:val="0"/>
          <w:numId w:val="3"/>
        </w:numPr>
        <w:rPr>
          <w:rFonts w:ascii="Times New Roman" w:hAnsi="Times New Roman"/>
          <w:kern w:val="0"/>
          <w:sz w:val="24"/>
        </w:rPr>
      </w:pPr>
      <w:r w:rsidRPr="00BC21A8">
        <w:rPr>
          <w:noProof/>
          <w:lang w:eastAsia="ja-JP"/>
        </w:rPr>
        <w:t>Motive</w:t>
      </w:r>
      <w:r w:rsidRPr="00D43823">
        <w:t xml:space="preserve"> </w:t>
      </w:r>
      <w:r w:rsidR="004A21B4" w:rsidRPr="00D43823">
        <w:t xml:space="preserve">expressions: </w:t>
      </w:r>
      <w:r w:rsidR="000D47E4" w:rsidRPr="00BC21A8">
        <w:t>EMI</w:t>
      </w:r>
      <w:r w:rsidR="00130749" w:rsidRPr="00BC21A8">
        <w:t xml:space="preserve"> </w:t>
      </w:r>
      <w:del w:id="266" w:author="Stenger, Bjorn | Bjorn | RIT" w:date="2019-12-23T10:43:00Z">
        <w:r w:rsidR="00130749" w:rsidRPr="00BC21A8" w:rsidDel="000B3B90">
          <w:delText>utilizes</w:delText>
        </w:r>
        <w:r w:rsidR="00130749" w:rsidDel="000B3B90">
          <w:delText xml:space="preserve"> </w:delText>
        </w:r>
      </w:del>
      <w:ins w:id="267" w:author="Stenger, Bjorn | Bjorn | RIT" w:date="2019-12-23T10:43:00Z">
        <w:r w:rsidR="000B3B90">
          <w:t xml:space="preserve">is built using </w:t>
        </w:r>
      </w:ins>
      <w:r w:rsidR="00130749">
        <w:t>the differential drive Kobuki base to move about the world</w:t>
      </w:r>
      <w:ins w:id="268" w:author="Stenger, Bjorn | Bjorn | RIT" w:date="2019-12-23T10:43:00Z">
        <w:r w:rsidR="000B3B90">
          <w:t>,</w:t>
        </w:r>
      </w:ins>
      <w:r w:rsidR="00035F58">
        <w:t xml:space="preserve"> and the ROS framework to </w:t>
      </w:r>
      <w:del w:id="269" w:author="Stenger, Bjorn | Bjorn | RIT" w:date="2019-12-23T10:44:00Z">
        <w:r w:rsidR="00035F58" w:rsidDel="000B3B90">
          <w:delText xml:space="preserve">combine </w:delText>
        </w:r>
      </w:del>
      <w:ins w:id="270" w:author="Stenger, Bjorn | Bjorn | RIT" w:date="2019-12-23T10:44:00Z">
        <w:r w:rsidR="000B3B90">
          <w:t xml:space="preserve">integrate </w:t>
        </w:r>
      </w:ins>
      <w:r w:rsidR="00035F58">
        <w:t xml:space="preserve">the various </w:t>
      </w:r>
      <w:del w:id="271" w:author="Stenger, Bjorn | Bjorn | RIT" w:date="2019-12-23T10:44:00Z">
        <w:r w:rsidR="00035F58" w:rsidDel="000B3B90">
          <w:delText xml:space="preserve">aspects </w:delText>
        </w:r>
      </w:del>
      <w:ins w:id="272" w:author="Stenger, Bjorn | Bjorn | RIT" w:date="2019-12-23T10:44:00Z">
        <w:r w:rsidR="000B3B90">
          <w:t>sensors to build its world-view.</w:t>
        </w:r>
      </w:ins>
      <w:del w:id="273" w:author="Stenger, Bjorn | Bjorn | RIT" w:date="2019-12-23T10:44:00Z">
        <w:r w:rsidR="00035F58" w:rsidDel="000B3B90">
          <w:delText>of the robot’s intelligence.</w:delText>
        </w:r>
      </w:del>
    </w:p>
    <w:p w14:paraId="0F889AFB" w14:textId="5CC72D7B" w:rsidR="008011D7" w:rsidRPr="00A24EF8" w:rsidRDefault="008011D7" w:rsidP="00A24EF8">
      <w:pPr>
        <w:pStyle w:val="bulletlist"/>
        <w:numPr>
          <w:ilvl w:val="0"/>
          <w:numId w:val="0"/>
        </w:numPr>
        <w:ind w:left="216"/>
        <w:rPr>
          <w:rFonts w:ascii="Times New Roman" w:hAnsi="Times New Roman"/>
          <w:kern w:val="0"/>
          <w:sz w:val="24"/>
        </w:rPr>
      </w:pPr>
    </w:p>
    <w:p w14:paraId="2878A4D8" w14:textId="1F826999" w:rsidR="00185EE4" w:rsidRPr="00F92382" w:rsidRDefault="004A21B4" w:rsidP="00185EE4">
      <w:pPr>
        <w:rPr>
          <w:color w:val="000000"/>
        </w:rPr>
      </w:pPr>
      <w:r>
        <w:t xml:space="preserve">The design of </w:t>
      </w:r>
      <w:ins w:id="274" w:author="Stenger, Bjorn | Bjorn | RIT" w:date="2019-12-23T10:44:00Z">
        <w:r w:rsidR="000B3B90">
          <w:t xml:space="preserve">the </w:t>
        </w:r>
      </w:ins>
      <w:r w:rsidR="000D47E4">
        <w:t>EMI</w:t>
      </w:r>
      <w:r>
        <w:t xml:space="preserve"> robot is </w:t>
      </w:r>
      <w:r w:rsidR="00130749">
        <w:t xml:space="preserve">influenced by </w:t>
      </w:r>
      <w:r>
        <w:t xml:space="preserve">the </w:t>
      </w:r>
      <w:r w:rsidR="00130749">
        <w:t>d</w:t>
      </w:r>
      <w:r>
        <w:t xml:space="preserve">esign </w:t>
      </w:r>
      <w:r w:rsidR="00130749">
        <w:t>g</w:t>
      </w:r>
      <w:r>
        <w:t xml:space="preserve">uidelines </w:t>
      </w:r>
      <w:del w:id="275" w:author="Stenger, Bjorn | Bjorn | RIT" w:date="2019-12-23T10:45:00Z">
        <w:r w:rsidR="00130749" w:rsidDel="000B3B90">
          <w:delText xml:space="preserve">proposed </w:delText>
        </w:r>
        <w:r w:rsidDel="000B3B90">
          <w:delText xml:space="preserve">by </w:delText>
        </w:r>
        <w:r w:rsidRPr="003F0639" w:rsidDel="000B3B90">
          <w:rPr>
            <w:highlight w:val="yellow"/>
          </w:rPr>
          <w:delText>Shih et al</w:delText>
        </w:r>
        <w:r w:rsidDel="000B3B90">
          <w:delText xml:space="preserve">. </w:delText>
        </w:r>
      </w:del>
      <w:r w:rsidR="00130749">
        <w:t xml:space="preserve">on </w:t>
      </w:r>
      <w:r>
        <w:t>the development of emotional agents</w:t>
      </w:r>
      <w:ins w:id="276" w:author="Stenger, Bjorn | Bjorn | RIT" w:date="2019-12-23T10:45:00Z">
        <w:r w:rsidR="000B3B90">
          <w:t xml:space="preserve">, proposed by </w:t>
        </w:r>
        <w:r w:rsidR="000B3B90" w:rsidRPr="003F0639">
          <w:rPr>
            <w:highlight w:val="yellow"/>
          </w:rPr>
          <w:t>Shih et al</w:t>
        </w:r>
        <w:r w:rsidR="000B3B90">
          <w:t>. ,</w:t>
        </w:r>
      </w:ins>
      <w:r>
        <w:t xml:space="preserve"> with respect to </w:t>
      </w:r>
      <w:r w:rsidR="00130749">
        <w:t xml:space="preserve">the key ideas: </w:t>
      </w:r>
      <w:r>
        <w:t>Emotion, Design, Recognition, and Reaction</w:t>
      </w:r>
      <w:r w:rsidR="00385717">
        <w:t xml:space="preserve"> []</w:t>
      </w:r>
      <w:r>
        <w:t xml:space="preserve">. </w:t>
      </w:r>
      <w:r w:rsidR="00DE3E6D">
        <w:t xml:space="preserve"> </w:t>
      </w:r>
    </w:p>
    <w:p w14:paraId="451B4D2A" w14:textId="372FB781" w:rsidR="00385717" w:rsidRDefault="00385717" w:rsidP="00BB465A">
      <w:pPr>
        <w:pStyle w:val="bulletlist"/>
        <w:numPr>
          <w:ilvl w:val="0"/>
          <w:numId w:val="3"/>
        </w:numPr>
        <w:rPr>
          <w:lang w:eastAsia="zh-TW"/>
        </w:rPr>
      </w:pPr>
      <w:r w:rsidRPr="00F92382">
        <w:rPr>
          <w:color w:val="000000"/>
        </w:rPr>
        <w:t xml:space="preserve">Emotion: </w:t>
      </w:r>
      <w:r w:rsidR="00267016">
        <w:rPr>
          <w:color w:val="000000"/>
        </w:rPr>
        <w:t xml:space="preserve">various design cues can be </w:t>
      </w:r>
      <w:del w:id="277" w:author="Stenger, Bjorn | Bjorn | RIT" w:date="2019-12-23T10:46:00Z">
        <w:r w:rsidR="00267016" w:rsidDel="000B3B90">
          <w:rPr>
            <w:color w:val="000000"/>
          </w:rPr>
          <w:delText>used together</w:delText>
        </w:r>
      </w:del>
      <w:ins w:id="278" w:author="Stenger, Bjorn | Bjorn | RIT" w:date="2019-12-23T10:46:00Z">
        <w:r w:rsidR="000B3B90">
          <w:rPr>
            <w:color w:val="000000"/>
          </w:rPr>
          <w:t>combined</w:t>
        </w:r>
      </w:ins>
      <w:r w:rsidR="00267016">
        <w:rPr>
          <w:color w:val="000000"/>
        </w:rPr>
        <w:t xml:space="preserve"> </w:t>
      </w:r>
      <w:r>
        <w:t>to formulate the emotional expression of the robot.</w:t>
      </w:r>
      <w:r w:rsidR="00267016">
        <w:t xml:space="preserve"> EMI is designed </w:t>
      </w:r>
      <w:r w:rsidR="003F66EB">
        <w:t>with</w:t>
      </w:r>
      <w:ins w:id="279" w:author="Stenger, Bjorn | Bjorn | RIT" w:date="2019-12-23T10:46:00Z">
        <w:r w:rsidR="000B3B90">
          <w:t xml:space="preserve"> a</w:t>
        </w:r>
      </w:ins>
      <w:r w:rsidR="003F66EB">
        <w:t xml:space="preserve"> </w:t>
      </w:r>
      <w:r w:rsidR="00B429E2">
        <w:t xml:space="preserve">larger spherical body </w:t>
      </w:r>
      <w:r w:rsidR="003F66EB">
        <w:t>(</w:t>
      </w:r>
      <w:r w:rsidR="00B429E2">
        <w:t xml:space="preserve">compared to </w:t>
      </w:r>
      <w:ins w:id="280" w:author="Stenger, Bjorn | Bjorn | RIT" w:date="2019-12-23T10:46:00Z">
        <w:r w:rsidR="000B3B90">
          <w:t xml:space="preserve">its </w:t>
        </w:r>
      </w:ins>
      <w:r w:rsidR="00B429E2">
        <w:t>spherical head)</w:t>
      </w:r>
      <w:ins w:id="281" w:author="Stenger, Bjorn | Bjorn | RIT" w:date="2019-12-23T10:47:00Z">
        <w:r w:rsidR="000B3B90">
          <w:t>, a</w:t>
        </w:r>
      </w:ins>
      <w:ins w:id="282" w:author="Stenger, Bjorn | Bjorn | RIT" w:date="2019-12-23T10:46:00Z">
        <w:r w:rsidR="000B3B90">
          <w:t xml:space="preserve"> child</w:t>
        </w:r>
      </w:ins>
      <w:ins w:id="283" w:author="Stenger, Bjorn | Bjorn | RIT" w:date="2019-12-23T10:47:00Z">
        <w:r w:rsidR="000B3B90">
          <w:t xml:space="preserve">-pitched </w:t>
        </w:r>
      </w:ins>
      <w:del w:id="284" w:author="Stenger, Bjorn | Bjorn | RIT" w:date="2019-12-23T10:46:00Z">
        <w:r w:rsidR="00267016" w:rsidDel="000B3B90">
          <w:delText xml:space="preserve">, </w:delText>
        </w:r>
      </w:del>
      <w:r w:rsidR="00267016" w:rsidRPr="00D43823">
        <w:t>voice</w:t>
      </w:r>
      <w:r w:rsidR="00B429E2" w:rsidRPr="00BC21A8">
        <w:t xml:space="preserve"> </w:t>
      </w:r>
      <w:del w:id="285" w:author="Stenger, Bjorn | Bjorn | RIT" w:date="2019-12-23T10:46:00Z">
        <w:r w:rsidR="003F66EB" w:rsidRPr="00BC21A8" w:rsidDel="000B3B90">
          <w:delText>imitating</w:delText>
        </w:r>
        <w:r w:rsidR="003F66EB" w:rsidDel="000B3B90">
          <w:delText xml:space="preserve"> </w:delText>
        </w:r>
      </w:del>
      <w:del w:id="286" w:author="Stenger, Bjorn | Bjorn | RIT" w:date="2019-12-23T10:47:00Z">
        <w:r w:rsidR="003F66EB" w:rsidDel="000B3B90">
          <w:delText>child</w:delText>
        </w:r>
      </w:del>
      <w:del w:id="287" w:author="Stenger, Bjorn | Bjorn | RIT" w:date="2019-12-23T10:46:00Z">
        <w:r w:rsidR="003F66EB" w:rsidDel="000B3B90">
          <w:delText>ren’</w:delText>
        </w:r>
      </w:del>
      <w:del w:id="288" w:author="Stenger, Bjorn | Bjorn | RIT" w:date="2019-12-23T10:47:00Z">
        <w:r w:rsidR="003F66EB" w:rsidDel="000B3B90">
          <w:delText xml:space="preserve">s pitch </w:delText>
        </w:r>
        <w:r w:rsidR="00267016" w:rsidDel="000B3B90">
          <w:delText>to</w:delText>
        </w:r>
        <w:r w:rsidR="00267016" w:rsidRPr="003F66EB" w:rsidDel="000B3B90">
          <w:delText>gether</w:delText>
        </w:r>
      </w:del>
      <w:ins w:id="289" w:author="Stenger, Bjorn | Bjorn | RIT" w:date="2019-12-23T10:47:00Z">
        <w:r w:rsidR="000B3B90">
          <w:t>and</w:t>
        </w:r>
      </w:ins>
      <w:del w:id="290" w:author="Stenger, Bjorn | Bjorn | RIT" w:date="2019-12-23T10:47:00Z">
        <w:r w:rsidR="00267016" w:rsidRPr="003F66EB" w:rsidDel="000B3B90">
          <w:delText xml:space="preserve"> with</w:delText>
        </w:r>
      </w:del>
      <w:r w:rsidR="00267016" w:rsidRPr="003F66EB">
        <w:t xml:space="preserve"> animated emo</w:t>
      </w:r>
      <w:r w:rsidR="00CC0C42">
        <w:t>t</w:t>
      </w:r>
      <w:r w:rsidR="00267016" w:rsidRPr="003F66EB">
        <w:t xml:space="preserve">ions in order to create </w:t>
      </w:r>
      <w:del w:id="291" w:author="Stenger, Bjorn | Bjorn | RIT" w:date="2019-12-23T10:46:00Z">
        <w:r w:rsidR="00B429E2" w:rsidRPr="00D43823" w:rsidDel="000B3B90">
          <w:delText>the</w:delText>
        </w:r>
        <w:r w:rsidRPr="003F66EB" w:rsidDel="000B3B90">
          <w:delText xml:space="preserve"> </w:delText>
        </w:r>
      </w:del>
      <w:ins w:id="292" w:author="Stenger, Bjorn | Bjorn | RIT" w:date="2019-12-23T10:47:00Z">
        <w:r w:rsidR="000B3B90">
          <w:t>its</w:t>
        </w:r>
      </w:ins>
      <w:ins w:id="293" w:author="Stenger, Bjorn | Bjorn | RIT" w:date="2019-12-23T10:46:00Z">
        <w:r w:rsidR="000B3B90" w:rsidRPr="003F66EB">
          <w:t xml:space="preserve"> </w:t>
        </w:r>
      </w:ins>
      <w:ins w:id="294" w:author="Stenger, Bjorn | Bjorn | RIT" w:date="2019-12-23T10:47:00Z">
        <w:r w:rsidR="000B3B90">
          <w:t>characteristic</w:t>
        </w:r>
      </w:ins>
      <w:del w:id="295" w:author="Stenger, Bjorn | Bjorn | RIT" w:date="2019-12-23T10:47:00Z">
        <w:r w:rsidR="00B429E2" w:rsidRPr="00D43823" w:rsidDel="000B3B90">
          <w:delText>unified</w:delText>
        </w:r>
      </w:del>
      <w:r w:rsidR="00B429E2" w:rsidRPr="003F66EB">
        <w:t xml:space="preserve"> </w:t>
      </w:r>
      <w:del w:id="296" w:author="Stenger, Bjorn | Bjorn | RIT" w:date="2019-12-23T10:47:00Z">
        <w:r w:rsidRPr="003F66EB" w:rsidDel="000B3B90">
          <w:delText>emotion</w:delText>
        </w:r>
        <w:r w:rsidR="00267016" w:rsidRPr="00D43823" w:rsidDel="000B3B90">
          <w:delText xml:space="preserve">al </w:delText>
        </w:r>
      </w:del>
      <w:r w:rsidR="00267016" w:rsidRPr="00D43823">
        <w:t xml:space="preserve">robot </w:t>
      </w:r>
      <w:r w:rsidR="00B429E2" w:rsidRPr="00D43823">
        <w:t>personality</w:t>
      </w:r>
      <w:r w:rsidRPr="003F66EB">
        <w:t>.</w:t>
      </w:r>
    </w:p>
    <w:p w14:paraId="7D2DF430" w14:textId="5D9D7965" w:rsidR="00F04765" w:rsidRDefault="00385717" w:rsidP="00CC0C42">
      <w:pPr>
        <w:pStyle w:val="bulletlist"/>
        <w:numPr>
          <w:ilvl w:val="0"/>
          <w:numId w:val="3"/>
        </w:numPr>
      </w:pPr>
      <w:r w:rsidRPr="00F92382">
        <w:rPr>
          <w:color w:val="000000"/>
        </w:rPr>
        <w:t>Design</w:t>
      </w:r>
      <w:r>
        <w:rPr>
          <w:color w:val="000000"/>
        </w:rPr>
        <w:t xml:space="preserve"> and Recognition:</w:t>
      </w:r>
      <w:r w:rsidR="008011D7">
        <w:t xml:space="preserve"> </w:t>
      </w:r>
      <w:r w:rsidR="00CC0C42">
        <w:t xml:space="preserve">The design and representation of </w:t>
      </w:r>
      <w:del w:id="297" w:author="Stenger, Bjorn | Bjorn | RIT" w:date="2019-12-23T10:47:00Z">
        <w:r w:rsidR="00CC0C42" w:rsidDel="000B3B90">
          <w:delText xml:space="preserve">the </w:delText>
        </w:r>
      </w:del>
      <w:r w:rsidR="00CC0C42">
        <w:t xml:space="preserve">emotion should </w:t>
      </w:r>
      <w:del w:id="298" w:author="Stenger, Bjorn | Bjorn | RIT" w:date="2019-12-23T10:48:00Z">
        <w:r w:rsidR="00CC0C42" w:rsidDel="000B3B90">
          <w:delText xml:space="preserve">be </w:delText>
        </w:r>
      </w:del>
      <w:r w:rsidR="00CC0C42">
        <w:t xml:space="preserve">generally </w:t>
      </w:r>
      <w:ins w:id="299" w:author="Stenger, Bjorn | Bjorn | RIT" w:date="2019-12-23T10:48:00Z">
        <w:r w:rsidR="000B3B90">
          <w:t xml:space="preserve">be </w:t>
        </w:r>
      </w:ins>
      <w:r w:rsidR="00CC0C42">
        <w:t>perceivable by human</w:t>
      </w:r>
      <w:ins w:id="300" w:author="Stenger, Bjorn | Bjorn | RIT" w:date="2019-12-23T10:48:00Z">
        <w:r w:rsidR="000B3B90">
          <w:t>s</w:t>
        </w:r>
      </w:ins>
      <w:r w:rsidR="00CC0C42">
        <w:t xml:space="preserve">. EMI </w:t>
      </w:r>
      <w:r>
        <w:t>adopt</w:t>
      </w:r>
      <w:r w:rsidR="00CC0C42">
        <w:t>s</w:t>
      </w:r>
      <w:r>
        <w:t xml:space="preserve"> the projected head, </w:t>
      </w:r>
      <w:del w:id="301" w:author="Stenger, Bjorn | Bjorn | RIT" w:date="2019-12-23T10:48:00Z">
        <w:r w:rsidDel="000B3B90">
          <w:delText xml:space="preserve">which gives </w:delText>
        </w:r>
      </w:del>
      <w:r>
        <w:t xml:space="preserve">an intuitive approach to realize emotional expressions. We have tested several designs </w:t>
      </w:r>
      <w:del w:id="302" w:author="Stenger, Bjorn | Bjorn | RIT" w:date="2019-12-23T10:48:00Z">
        <w:r w:rsidDel="000B3B90">
          <w:delText>and o</w:delText>
        </w:r>
      </w:del>
      <w:ins w:id="303" w:author="Stenger, Bjorn | Bjorn | RIT" w:date="2019-12-23T10:48:00Z">
        <w:r w:rsidR="000B3B90">
          <w:t>including</w:t>
        </w:r>
      </w:ins>
      <w:del w:id="304" w:author="Stenger, Bjorn | Bjorn | RIT" w:date="2019-12-23T10:48:00Z">
        <w:r w:rsidDel="000B3B90">
          <w:delText>n</w:delText>
        </w:r>
      </w:del>
      <w:r>
        <w:t xml:space="preserve"> different materials</w:t>
      </w:r>
      <w:r w:rsidR="00CC0C42">
        <w:t xml:space="preserve"> for the projected head</w:t>
      </w:r>
      <w:r w:rsidR="00F04765">
        <w:t xml:space="preserve"> for the visual output</w:t>
      </w:r>
      <w:r w:rsidR="000E7EAC">
        <w:t>.</w:t>
      </w:r>
      <w:r w:rsidR="00F04765">
        <w:t xml:space="preserve"> </w:t>
      </w:r>
      <w:r w:rsidR="000E7EAC">
        <w:t>A</w:t>
      </w:r>
      <w:r w:rsidR="00F04765">
        <w:t xml:space="preserve">fter several </w:t>
      </w:r>
      <w:del w:id="305" w:author="Stenger, Bjorn | Bjorn | RIT" w:date="2019-12-23T10:48:00Z">
        <w:r w:rsidR="00CC0C42" w:rsidDel="000B3B90">
          <w:delText>internal</w:delText>
        </w:r>
        <w:r w:rsidR="00F04765" w:rsidDel="000B3B90">
          <w:delText xml:space="preserve"> </w:delText>
        </w:r>
      </w:del>
      <w:r w:rsidR="00F04765">
        <w:t>evaluation</w:t>
      </w:r>
      <w:ins w:id="306" w:author="Stenger, Bjorn | Bjorn | RIT" w:date="2019-12-23T10:48:00Z">
        <w:r w:rsidR="000B3B90">
          <w:t>s</w:t>
        </w:r>
      </w:ins>
      <w:r w:rsidR="000E7EAC">
        <w:t xml:space="preserve">, we </w:t>
      </w:r>
      <w:del w:id="307" w:author="Stenger, Bjorn | Bjorn | RIT" w:date="2019-12-23T10:48:00Z">
        <w:r w:rsidR="000E7EAC" w:rsidDel="000B3B90">
          <w:delText xml:space="preserve">finalized </w:delText>
        </w:r>
      </w:del>
      <w:ins w:id="308" w:author="Stenger, Bjorn | Bjorn | RIT" w:date="2019-12-23T10:48:00Z">
        <w:r w:rsidR="000B3B90">
          <w:t xml:space="preserve">converged on </w:t>
        </w:r>
      </w:ins>
      <w:del w:id="309" w:author="Stenger, Bjorn | Bjorn | RIT" w:date="2019-12-23T10:48:00Z">
        <w:r w:rsidR="000E7EAC" w:rsidDel="000B3B90">
          <w:delText xml:space="preserve">the projected object and </w:delText>
        </w:r>
      </w:del>
      <w:ins w:id="310" w:author="Stenger, Bjorn | Bjorn | RIT" w:date="2019-12-23T10:48:00Z">
        <w:r w:rsidR="000B3B90">
          <w:t>a</w:t>
        </w:r>
      </w:ins>
      <w:ins w:id="311" w:author="Stenger, Bjorn | Bjorn | RIT" w:date="2019-12-23T10:49:00Z">
        <w:r w:rsidR="000B3B90">
          <w:t xml:space="preserve"> </w:t>
        </w:r>
      </w:ins>
      <w:r w:rsidR="000E7EAC">
        <w:t>minimalist</w:t>
      </w:r>
      <w:ins w:id="312" w:author="Stenger, Bjorn | Bjorn | RIT" w:date="2019-12-23T10:49:00Z">
        <w:r w:rsidR="000B3B90">
          <w:t xml:space="preserve">, cartoon-liked </w:t>
        </w:r>
      </w:ins>
      <w:del w:id="313" w:author="Stenger, Bjorn | Bjorn | RIT" w:date="2019-12-23T10:49:00Z">
        <w:r w:rsidR="000E7EAC" w:rsidDel="000B3B90">
          <w:delText xml:space="preserve"> </w:delText>
        </w:r>
      </w:del>
      <w:r w:rsidR="000E7EAC">
        <w:t>design</w:t>
      </w:r>
      <w:del w:id="314" w:author="Stenger, Bjorn | Bjorn | RIT" w:date="2019-12-23T10:49:00Z">
        <w:r w:rsidR="000E7EAC" w:rsidDel="000B3B90">
          <w:delText xml:space="preserve"> of the face</w:delText>
        </w:r>
      </w:del>
      <w:r w:rsidR="000E7EAC">
        <w:t xml:space="preserve">, which is </w:t>
      </w:r>
      <w:ins w:id="315" w:author="Stenger, Bjorn | Bjorn | RIT" w:date="2019-12-23T10:49:00Z">
        <w:r w:rsidR="000B3B90">
          <w:t>easily interpretable</w:t>
        </w:r>
      </w:ins>
      <w:del w:id="316" w:author="Stenger, Bjorn | Bjorn | RIT" w:date="2019-12-23T10:49:00Z">
        <w:r w:rsidR="000E7EAC" w:rsidDel="000B3B90">
          <w:delText>commonly accepted</w:delText>
        </w:r>
      </w:del>
      <w:r w:rsidR="000E7EAC">
        <w:t>.</w:t>
      </w:r>
    </w:p>
    <w:p w14:paraId="07173D29" w14:textId="03A1D3EE" w:rsidR="000B3B90" w:rsidRPr="000B3B90" w:rsidRDefault="00385717" w:rsidP="00BC21A8">
      <w:pPr>
        <w:pStyle w:val="bulletlist"/>
        <w:numPr>
          <w:ilvl w:val="0"/>
          <w:numId w:val="3"/>
        </w:numPr>
        <w:rPr>
          <w:ins w:id="317" w:author="Stenger, Bjorn | Bjorn | RIT" w:date="2019-12-23T10:50:00Z"/>
          <w:rPrChange w:id="318" w:author="Stenger, Bjorn | Bjorn | RIT" w:date="2019-12-23T10:50:00Z">
            <w:rPr>
              <w:ins w:id="319" w:author="Stenger, Bjorn | Bjorn | RIT" w:date="2019-12-23T10:50:00Z"/>
              <w:color w:val="000000"/>
            </w:rPr>
          </w:rPrChange>
        </w:rPr>
      </w:pPr>
      <w:r w:rsidRPr="004A0BF4">
        <w:rPr>
          <w:color w:val="000000"/>
        </w:rPr>
        <w:t>Re</w:t>
      </w:r>
      <w:r w:rsidRPr="00F04765">
        <w:rPr>
          <w:color w:val="000000"/>
        </w:rPr>
        <w:t>action:</w:t>
      </w:r>
      <w:r w:rsidRPr="004A0BF4">
        <w:rPr>
          <w:color w:val="000000"/>
        </w:rPr>
        <w:t xml:space="preserve"> </w:t>
      </w:r>
      <w:ins w:id="320" w:author="Stenger, Bjorn | Bjorn | RIT" w:date="2019-12-23T10:50:00Z">
        <w:r w:rsidR="000B3B90">
          <w:rPr>
            <w:color w:val="000000"/>
          </w:rPr>
          <w:t xml:space="preserve">In order to elicit positive reactions from users, </w:t>
        </w:r>
      </w:ins>
      <w:ins w:id="321" w:author="Stenger, Bjorn | Bjorn | RIT" w:date="2019-12-23T10:51:00Z">
        <w:r w:rsidR="000B3B90">
          <w:rPr>
            <w:color w:val="000000"/>
          </w:rPr>
          <w:t xml:space="preserve">EMI was designed to be </w:t>
        </w:r>
      </w:ins>
      <w:ins w:id="322" w:author="Stenger, Bjorn | Bjorn | RIT" w:date="2019-12-23T10:52:00Z">
        <w:r w:rsidR="0097546D">
          <w:rPr>
            <w:color w:val="000000"/>
          </w:rPr>
          <w:t>adorable</w:t>
        </w:r>
      </w:ins>
      <w:ins w:id="323" w:author="Stenger, Bjorn | Bjorn | RIT" w:date="2019-12-23T10:51:00Z">
        <w:r w:rsidR="000B3B90">
          <w:rPr>
            <w:color w:val="000000"/>
          </w:rPr>
          <w:t>, aligned with the concept of ‘kawaii</w:t>
        </w:r>
        <w:r w:rsidR="0097546D">
          <w:rPr>
            <w:color w:val="000000"/>
          </w:rPr>
          <w:t>’</w:t>
        </w:r>
      </w:ins>
      <w:ins w:id="324" w:author="Stenger, Bjorn | Bjorn | RIT" w:date="2019-12-23T10:52:00Z">
        <w:r w:rsidR="0097546D">
          <w:rPr>
            <w:color w:val="000000"/>
          </w:rPr>
          <w:t xml:space="preserve"> (cute)</w:t>
        </w:r>
      </w:ins>
      <w:ins w:id="325" w:author="Stenger, Bjorn | Bjorn | RIT" w:date="2019-12-23T10:51:00Z">
        <w:r w:rsidR="0097546D">
          <w:rPr>
            <w:color w:val="000000"/>
          </w:rPr>
          <w:t>, a prominent aspect of Ja</w:t>
        </w:r>
      </w:ins>
      <w:ins w:id="326" w:author="Stenger, Bjorn | Bjorn | RIT" w:date="2019-12-23T10:52:00Z">
        <w:r w:rsidR="0097546D">
          <w:rPr>
            <w:color w:val="000000"/>
          </w:rPr>
          <w:t>panese popular culture.</w:t>
        </w:r>
      </w:ins>
    </w:p>
    <w:p w14:paraId="14B9210D" w14:textId="5010C560" w:rsidR="00302E0B" w:rsidDel="0097546D" w:rsidRDefault="00F04765" w:rsidP="00BC21A8">
      <w:pPr>
        <w:pStyle w:val="bulletlist"/>
        <w:numPr>
          <w:ilvl w:val="0"/>
          <w:numId w:val="3"/>
        </w:numPr>
        <w:rPr>
          <w:del w:id="327" w:author="Stenger, Bjorn | Bjorn | RIT" w:date="2019-12-23T10:52:00Z"/>
        </w:rPr>
      </w:pPr>
      <w:del w:id="328" w:author="Stenger, Bjorn | Bjorn | RIT" w:date="2019-12-23T10:52:00Z">
        <w:r w:rsidRPr="00BC21A8" w:rsidDel="0097546D">
          <w:rPr>
            <w:color w:val="000000"/>
          </w:rPr>
          <w:delText>E</w:delText>
        </w:r>
        <w:r w:rsidR="00385717" w:rsidRPr="00BC21A8" w:rsidDel="0097546D">
          <w:rPr>
            <w:color w:val="000000"/>
          </w:rPr>
          <w:delText>motions can lead to positive and negative reactions from users</w:delText>
        </w:r>
        <w:r w:rsidR="00130749" w:rsidRPr="00BC21A8" w:rsidDel="0097546D">
          <w:rPr>
            <w:color w:val="000000"/>
          </w:rPr>
          <w:delText xml:space="preserve">. </w:delText>
        </w:r>
        <w:r w:rsidRPr="00BC21A8" w:rsidDel="0097546D">
          <w:rPr>
            <w:color w:val="000000"/>
          </w:rPr>
          <w:delText>“Kawaii” (cuteness) culture is prevalent in Japane</w:delText>
        </w:r>
        <w:r w:rsidRPr="000E7EAC" w:rsidDel="0097546D">
          <w:rPr>
            <w:color w:val="000000"/>
          </w:rPr>
          <w:delText xml:space="preserve">se culture, and we can predict the </w:delText>
        </w:r>
        <w:r w:rsidRPr="00D43823" w:rsidDel="0097546D">
          <w:rPr>
            <w:color w:val="000000"/>
          </w:rPr>
          <w:delText xml:space="preserve">user’s reaction in this context. EMI’s emotion expression is allied with the “Kawaii” concept andwe </w:delText>
        </w:r>
        <w:r w:rsidR="00385717" w:rsidRPr="00D43823" w:rsidDel="0097546D">
          <w:rPr>
            <w:color w:val="000000"/>
          </w:rPr>
          <w:delText xml:space="preserve">expect </w:delText>
        </w:r>
        <w:r w:rsidR="00302E0B" w:rsidDel="0097546D">
          <w:rPr>
            <w:color w:val="000000"/>
          </w:rPr>
          <w:delText xml:space="preserve">user’s </w:delText>
        </w:r>
        <w:r w:rsidRPr="00BC21A8" w:rsidDel="0097546D">
          <w:rPr>
            <w:color w:val="000000"/>
          </w:rPr>
          <w:delText>sympath</w:delText>
        </w:r>
        <w:r w:rsidR="00302E0B" w:rsidDel="0097546D">
          <w:rPr>
            <w:color w:val="000000"/>
          </w:rPr>
          <w:delText xml:space="preserve">y </w:delText>
        </w:r>
        <w:r w:rsidRPr="00BC21A8" w:rsidDel="0097546D">
          <w:rPr>
            <w:color w:val="000000"/>
          </w:rPr>
          <w:delText xml:space="preserve">about EMI’s emotion. </w:delText>
        </w:r>
      </w:del>
    </w:p>
    <w:p w14:paraId="21E38609" w14:textId="77777777" w:rsidR="00F92382" w:rsidRPr="004A0BF4" w:rsidRDefault="00F92382" w:rsidP="00D43823">
      <w:pPr>
        <w:pStyle w:val="bulletlist"/>
        <w:numPr>
          <w:ilvl w:val="0"/>
          <w:numId w:val="0"/>
        </w:numPr>
        <w:ind w:left="216"/>
        <w:rPr>
          <w:color w:val="000000"/>
        </w:rPr>
      </w:pPr>
    </w:p>
    <w:p w14:paraId="5998D168" w14:textId="03543D77" w:rsidR="008677B2" w:rsidRPr="00642C27" w:rsidRDefault="000050F2">
      <w:pPr>
        <w:pStyle w:val="Heading1"/>
        <w:rPr>
          <w:color w:val="000000"/>
        </w:rPr>
      </w:pPr>
      <w:r>
        <w:rPr>
          <w:color w:val="000000"/>
        </w:rPr>
        <w:t>User Study</w:t>
      </w:r>
    </w:p>
    <w:p w14:paraId="627FC472" w14:textId="3F08131C" w:rsidR="00F92382" w:rsidRPr="00F92382" w:rsidRDefault="00847038" w:rsidP="00CC1EA5">
      <w:pPr>
        <w:rPr>
          <w:color w:val="000000"/>
        </w:rPr>
      </w:pPr>
      <w:r>
        <w:t xml:space="preserve">We </w:t>
      </w:r>
      <w:r w:rsidR="00B32D3A">
        <w:t xml:space="preserve">have conducted </w:t>
      </w:r>
      <w:r w:rsidR="00D176BE">
        <w:t>a</w:t>
      </w:r>
      <w:r w:rsidR="000050F2">
        <w:t xml:space="preserve">n </w:t>
      </w:r>
      <w:r>
        <w:t xml:space="preserve">experiment </w:t>
      </w:r>
      <w:r w:rsidR="00D176BE">
        <w:t xml:space="preserve">to </w:t>
      </w:r>
      <w:r>
        <w:t>explor</w:t>
      </w:r>
      <w:r w:rsidR="00D176BE">
        <w:t>e</w:t>
      </w:r>
      <w:r>
        <w:t xml:space="preserve"> the effects</w:t>
      </w:r>
      <w:r w:rsidR="001F61B8">
        <w:t xml:space="preserve"> </w:t>
      </w:r>
      <w:r w:rsidR="000050F2">
        <w:t>of the</w:t>
      </w:r>
      <w:r w:rsidR="00A42F69">
        <w:t xml:space="preserve"> emotional behaviors of </w:t>
      </w:r>
      <w:r w:rsidR="000D47E4">
        <w:t>EMI</w:t>
      </w:r>
      <w:r w:rsidR="00A42F69">
        <w:t xml:space="preserve"> </w:t>
      </w:r>
      <w:ins w:id="329" w:author="Stenger, Bjorn | Bjorn | RIT" w:date="2019-12-23T10:53:00Z">
        <w:r w:rsidR="0097546D">
          <w:rPr>
            <w:color w:val="000000"/>
          </w:rPr>
          <w:t>—</w:t>
        </w:r>
      </w:ins>
      <w:del w:id="330" w:author="Stenger, Bjorn | Bjorn | RIT" w:date="2019-12-23T10:53:00Z">
        <w:r w:rsidR="00AB5551" w:rsidDel="0097546D">
          <w:delText>--</w:delText>
        </w:r>
      </w:del>
      <w:r w:rsidR="00A42F69">
        <w:rPr>
          <w:color w:val="000000"/>
        </w:rPr>
        <w:t>p</w:t>
      </w:r>
      <w:r w:rsidR="00A42F69" w:rsidRPr="00F92382">
        <w:rPr>
          <w:color w:val="000000"/>
        </w:rPr>
        <w:t xml:space="preserve">rojected </w:t>
      </w:r>
      <w:r w:rsidR="00A42F69">
        <w:rPr>
          <w:color w:val="000000"/>
        </w:rPr>
        <w:t xml:space="preserve">face </w:t>
      </w:r>
      <w:r w:rsidR="00A42F69" w:rsidRPr="00F92382">
        <w:rPr>
          <w:color w:val="000000"/>
        </w:rPr>
        <w:t>expression, voice</w:t>
      </w:r>
      <w:r w:rsidR="00A42F69">
        <w:rPr>
          <w:color w:val="000000"/>
        </w:rPr>
        <w:t>,</w:t>
      </w:r>
      <w:r w:rsidR="00A42F69" w:rsidRPr="00F92382">
        <w:rPr>
          <w:color w:val="000000"/>
        </w:rPr>
        <w:t xml:space="preserve"> and motion</w:t>
      </w:r>
      <w:r w:rsidR="00AB5551">
        <w:rPr>
          <w:color w:val="000000"/>
        </w:rPr>
        <w:t xml:space="preserve">—in </w:t>
      </w:r>
      <w:r w:rsidR="000D47E4">
        <w:rPr>
          <w:color w:val="000000"/>
        </w:rPr>
        <w:t>EMI</w:t>
      </w:r>
      <w:r w:rsidR="00AB5551">
        <w:rPr>
          <w:color w:val="000000"/>
        </w:rPr>
        <w:t>’s</w:t>
      </w:r>
      <w:r w:rsidR="00A42F69">
        <w:rPr>
          <w:color w:val="000000"/>
        </w:rPr>
        <w:t xml:space="preserve"> interaction </w:t>
      </w:r>
      <w:r w:rsidR="00AB5551">
        <w:rPr>
          <w:color w:val="000000"/>
        </w:rPr>
        <w:t xml:space="preserve">with </w:t>
      </w:r>
      <w:r w:rsidR="00A42F69">
        <w:rPr>
          <w:color w:val="000000"/>
        </w:rPr>
        <w:t xml:space="preserve">users. Our </w:t>
      </w:r>
      <w:r w:rsidR="00F92382" w:rsidRPr="00F92382">
        <w:rPr>
          <w:color w:val="000000"/>
        </w:rPr>
        <w:t>hypotheses</w:t>
      </w:r>
      <w:r w:rsidR="00A42F69">
        <w:rPr>
          <w:color w:val="000000"/>
        </w:rPr>
        <w:t xml:space="preserve"> were</w:t>
      </w:r>
      <w:r w:rsidR="00F92382" w:rsidRPr="00F92382">
        <w:rPr>
          <w:color w:val="000000"/>
        </w:rPr>
        <w:t xml:space="preserve">: </w:t>
      </w:r>
    </w:p>
    <w:p w14:paraId="68B0A0E8" w14:textId="474B8A22" w:rsidR="00F92382" w:rsidRPr="00F92382" w:rsidRDefault="00D176BE" w:rsidP="00F92382">
      <w:pPr>
        <w:pStyle w:val="bulletlist"/>
        <w:rPr>
          <w:color w:val="000000"/>
        </w:rPr>
      </w:pPr>
      <w:r>
        <w:rPr>
          <w:color w:val="000000"/>
        </w:rPr>
        <w:t>T</w:t>
      </w:r>
      <w:r w:rsidR="00F92382" w:rsidRPr="00F92382">
        <w:rPr>
          <w:color w:val="000000"/>
        </w:rPr>
        <w:t xml:space="preserve">he </w:t>
      </w:r>
      <w:del w:id="331" w:author="Stenger, Bjorn | Bjorn | RIT" w:date="2019-12-23T10:53:00Z">
        <w:r w:rsidR="00F92382" w:rsidRPr="00F92382" w:rsidDel="0097546D">
          <w:rPr>
            <w:color w:val="000000"/>
          </w:rPr>
          <w:delText xml:space="preserve">emotional </w:delText>
        </w:r>
      </w:del>
      <w:ins w:id="332" w:author="Stenger, Bjorn | Bjorn | RIT" w:date="2019-12-23T10:53:00Z">
        <w:r w:rsidR="0097546D">
          <w:rPr>
            <w:color w:val="000000"/>
          </w:rPr>
          <w:t>expressive</w:t>
        </w:r>
        <w:r w:rsidR="0097546D" w:rsidRPr="00F92382">
          <w:rPr>
            <w:color w:val="000000"/>
          </w:rPr>
          <w:t xml:space="preserve"> </w:t>
        </w:r>
      </w:ins>
      <w:r w:rsidR="00F92382" w:rsidRPr="00F92382">
        <w:rPr>
          <w:color w:val="000000"/>
        </w:rPr>
        <w:t xml:space="preserve">behavior </w:t>
      </w:r>
      <w:r w:rsidR="0062526C">
        <w:rPr>
          <w:color w:val="000000"/>
        </w:rPr>
        <w:t xml:space="preserve">of </w:t>
      </w:r>
      <w:r w:rsidR="000D47E4">
        <w:rPr>
          <w:color w:val="000000"/>
        </w:rPr>
        <w:t>EMI</w:t>
      </w:r>
      <w:r w:rsidR="0062526C">
        <w:rPr>
          <w:color w:val="000000"/>
        </w:rPr>
        <w:t xml:space="preserve"> </w:t>
      </w:r>
      <w:r w:rsidR="00F92382" w:rsidRPr="00F92382">
        <w:rPr>
          <w:color w:val="000000"/>
        </w:rPr>
        <w:t xml:space="preserve">helps to increase </w:t>
      </w:r>
      <w:r w:rsidR="00AB5551">
        <w:rPr>
          <w:color w:val="000000"/>
        </w:rPr>
        <w:t>tolerance</w:t>
      </w:r>
      <w:r w:rsidR="00AB5551" w:rsidRPr="00F92382">
        <w:rPr>
          <w:color w:val="000000"/>
        </w:rPr>
        <w:t xml:space="preserve"> </w:t>
      </w:r>
      <w:r w:rsidR="00F92382" w:rsidRPr="00F92382">
        <w:rPr>
          <w:color w:val="000000"/>
        </w:rPr>
        <w:t>and patience</w:t>
      </w:r>
      <w:r w:rsidR="00A42F69">
        <w:rPr>
          <w:color w:val="000000"/>
        </w:rPr>
        <w:t xml:space="preserve"> of users towards </w:t>
      </w:r>
      <w:r w:rsidR="000D47E4">
        <w:rPr>
          <w:color w:val="000000"/>
        </w:rPr>
        <w:t>EMI</w:t>
      </w:r>
      <w:r w:rsidR="00A42F69">
        <w:rPr>
          <w:color w:val="000000"/>
        </w:rPr>
        <w:t>.</w:t>
      </w:r>
      <w:r w:rsidR="00F92382" w:rsidRPr="00F92382">
        <w:rPr>
          <w:color w:val="000000"/>
        </w:rPr>
        <w:t xml:space="preserve"> </w:t>
      </w:r>
    </w:p>
    <w:p w14:paraId="214EE5D8" w14:textId="0E5FB61D" w:rsidR="006E5794" w:rsidRPr="00D176BE" w:rsidRDefault="0062526C" w:rsidP="00A24EF8">
      <w:pPr>
        <w:pStyle w:val="bulletlist"/>
        <w:rPr>
          <w:color w:val="000000"/>
        </w:rPr>
      </w:pPr>
      <w:r>
        <w:rPr>
          <w:color w:val="000000"/>
        </w:rPr>
        <w:t>T</w:t>
      </w:r>
      <w:r w:rsidR="00F92382" w:rsidRPr="00D176BE">
        <w:rPr>
          <w:color w:val="000000"/>
        </w:rPr>
        <w:t>he emotional behavior</w:t>
      </w:r>
      <w:r>
        <w:rPr>
          <w:color w:val="000000"/>
        </w:rPr>
        <w:t xml:space="preserve"> of </w:t>
      </w:r>
      <w:r w:rsidR="000D47E4">
        <w:rPr>
          <w:color w:val="000000"/>
        </w:rPr>
        <w:t>EMI</w:t>
      </w:r>
      <w:r w:rsidR="00F92382" w:rsidRPr="00D176BE">
        <w:rPr>
          <w:color w:val="000000"/>
        </w:rPr>
        <w:t xml:space="preserve"> helps to entice users to interact</w:t>
      </w:r>
      <w:r w:rsidR="00A42F69">
        <w:rPr>
          <w:color w:val="000000"/>
        </w:rPr>
        <w:t xml:space="preserve"> with </w:t>
      </w:r>
      <w:r w:rsidR="000D47E4">
        <w:rPr>
          <w:color w:val="000000"/>
        </w:rPr>
        <w:t>EMI</w:t>
      </w:r>
      <w:r w:rsidR="00A42F69">
        <w:rPr>
          <w:color w:val="000000"/>
        </w:rPr>
        <w:t>.</w:t>
      </w:r>
    </w:p>
    <w:p w14:paraId="658B794D" w14:textId="77777777" w:rsidR="00A42F69" w:rsidRDefault="00A42F69" w:rsidP="00CC1EA5">
      <w:pPr>
        <w:pStyle w:val="bulletlist"/>
        <w:numPr>
          <w:ilvl w:val="0"/>
          <w:numId w:val="0"/>
        </w:numPr>
        <w:ind w:left="216"/>
      </w:pPr>
    </w:p>
    <w:p w14:paraId="4271DC91" w14:textId="77777777" w:rsidR="00AB5551" w:rsidRDefault="00F92382" w:rsidP="00D176BE">
      <w:r>
        <w:t xml:space="preserve">We </w:t>
      </w:r>
      <w:r w:rsidR="00B32D3A">
        <w:t>prepare</w:t>
      </w:r>
      <w:r w:rsidR="00A42F69">
        <w:t>d</w:t>
      </w:r>
      <w:r>
        <w:t xml:space="preserve"> two </w:t>
      </w:r>
      <w:r w:rsidR="00A42F69">
        <w:t xml:space="preserve">mode of </w:t>
      </w:r>
      <w:r>
        <w:t>operation</w:t>
      </w:r>
      <w:r w:rsidR="00A42F69">
        <w:t>s</w:t>
      </w:r>
      <w:r w:rsidR="00AB5551">
        <w:t>:</w:t>
      </w:r>
      <w:r>
        <w:t xml:space="preserve"> </w:t>
      </w:r>
    </w:p>
    <w:p w14:paraId="49677069" w14:textId="76D92753" w:rsidR="00AB5551" w:rsidRDefault="00F92382" w:rsidP="00D176BE">
      <w:r>
        <w:t xml:space="preserve">1. </w:t>
      </w:r>
      <w:r w:rsidR="00AB5551">
        <w:rPr>
          <w:b/>
          <w:bCs/>
        </w:rPr>
        <w:t>E</w:t>
      </w:r>
      <w:r w:rsidRPr="00CC1EA5">
        <w:rPr>
          <w:b/>
          <w:bCs/>
        </w:rPr>
        <w:t xml:space="preserve">motion </w:t>
      </w:r>
      <w:r w:rsidR="00AB5551">
        <w:rPr>
          <w:b/>
          <w:bCs/>
        </w:rPr>
        <w:t>M</w:t>
      </w:r>
      <w:r w:rsidRPr="00CC1EA5">
        <w:rPr>
          <w:b/>
          <w:bCs/>
        </w:rPr>
        <w:t>ode</w:t>
      </w:r>
      <w:r>
        <w:t xml:space="preserve">. </w:t>
      </w:r>
      <w:r w:rsidR="002E0578">
        <w:t>Users</w:t>
      </w:r>
      <w:ins w:id="333" w:author="Stenger, Bjorn | Bjorn | RIT" w:date="2019-12-23T10:54:00Z">
        <w:r w:rsidR="0097546D">
          <w:t xml:space="preserve"> can</w:t>
        </w:r>
      </w:ins>
      <w:r>
        <w:t xml:space="preserve"> </w:t>
      </w:r>
      <w:del w:id="334" w:author="Stenger, Bjorn | Bjorn | RIT" w:date="2019-12-23T10:53:00Z">
        <w:r w:rsidDel="0097546D">
          <w:delText xml:space="preserve">can </w:delText>
        </w:r>
      </w:del>
      <w:r>
        <w:t xml:space="preserve">ask </w:t>
      </w:r>
      <w:r w:rsidR="000D47E4">
        <w:t>EMI</w:t>
      </w:r>
      <w:r>
        <w:t xml:space="preserve"> to demonstrate </w:t>
      </w:r>
      <w:r w:rsidR="00AB5551">
        <w:t xml:space="preserve">a specific </w:t>
      </w:r>
      <w:r>
        <w:t>expression, “</w:t>
      </w:r>
      <w:r w:rsidR="000D47E4">
        <w:t>EMI</w:t>
      </w:r>
      <w:r>
        <w:t>, can you smile”, “</w:t>
      </w:r>
      <w:r w:rsidR="000D47E4">
        <w:t>EMI</w:t>
      </w:r>
      <w:r>
        <w:t>, can you cry”, “</w:t>
      </w:r>
      <w:r w:rsidR="000D47E4">
        <w:t>EMI</w:t>
      </w:r>
      <w:r>
        <w:t>, can you sing a song”, “</w:t>
      </w:r>
      <w:r w:rsidR="000D47E4">
        <w:t>EMI</w:t>
      </w:r>
      <w:r>
        <w:t>, b</w:t>
      </w:r>
      <w:r w:rsidR="00D176BE">
        <w:t>ye-bye</w:t>
      </w:r>
      <w:r>
        <w:t xml:space="preserve">”. </w:t>
      </w:r>
      <w:r w:rsidR="00A126E7">
        <w:t xml:space="preserve">Accordingly, </w:t>
      </w:r>
      <w:r w:rsidR="000D47E4">
        <w:t>EMI</w:t>
      </w:r>
      <w:r w:rsidR="00A126E7">
        <w:t xml:space="preserve"> is prepared with the</w:t>
      </w:r>
      <w:ins w:id="335" w:author="Stenger, Bjorn | Bjorn | RIT" w:date="2019-12-23T10:54:00Z">
        <w:r w:rsidR="0097546D">
          <w:t xml:space="preserve"> corresponding</w:t>
        </w:r>
      </w:ins>
      <w:r w:rsidR="00A126E7">
        <w:t xml:space="preserve"> expression</w:t>
      </w:r>
      <w:ins w:id="336" w:author="Stenger, Bjorn | Bjorn | RIT" w:date="2019-12-23T10:54:00Z">
        <w:r w:rsidR="0097546D">
          <w:t>s</w:t>
        </w:r>
      </w:ins>
      <w:r w:rsidR="00A126E7">
        <w:t xml:space="preserve"> related to smil</w:t>
      </w:r>
      <w:ins w:id="337" w:author="Stenger, Bjorn | Bjorn | RIT" w:date="2019-12-23T10:54:00Z">
        <w:r w:rsidR="0097546D">
          <w:t>ing</w:t>
        </w:r>
      </w:ins>
      <w:del w:id="338" w:author="Stenger, Bjorn | Bjorn | RIT" w:date="2019-12-23T10:54:00Z">
        <w:r w:rsidR="00A126E7" w:rsidDel="0097546D">
          <w:delText>e</w:delText>
        </w:r>
      </w:del>
      <w:r w:rsidR="00A126E7">
        <w:t>, cry</w:t>
      </w:r>
      <w:ins w:id="339" w:author="Stenger, Bjorn | Bjorn | RIT" w:date="2019-12-23T10:54:00Z">
        <w:r w:rsidR="0097546D">
          <w:t>ing</w:t>
        </w:r>
      </w:ins>
      <w:r w:rsidR="00A126E7">
        <w:t>, singing and kiss</w:t>
      </w:r>
      <w:ins w:id="340" w:author="Stenger, Bjorn | Bjorn | RIT" w:date="2019-12-23T10:54:00Z">
        <w:r w:rsidR="0097546D">
          <w:t>ing</w:t>
        </w:r>
      </w:ins>
      <w:r w:rsidR="00A126E7">
        <w:t xml:space="preserve"> goodbye (shown in Figure</w:t>
      </w:r>
      <w:r w:rsidR="00974710">
        <w:t xml:space="preserve"> </w:t>
      </w:r>
      <w:r w:rsidR="00A126E7">
        <w:t>[])</w:t>
      </w:r>
      <w:r w:rsidR="00974710">
        <w:t xml:space="preserve">. </w:t>
      </w:r>
    </w:p>
    <w:p w14:paraId="5C4E086D" w14:textId="79E62526" w:rsidR="008677B2" w:rsidRDefault="00F92382" w:rsidP="00D176BE">
      <w:r>
        <w:lastRenderedPageBreak/>
        <w:t xml:space="preserve">2. </w:t>
      </w:r>
      <w:r w:rsidR="00AB5551" w:rsidRPr="00D43823">
        <w:rPr>
          <w:b/>
        </w:rPr>
        <w:t>C</w:t>
      </w:r>
      <w:r w:rsidRPr="00CC1EA5">
        <w:rPr>
          <w:b/>
          <w:bCs/>
        </w:rPr>
        <w:t>ollaborati</w:t>
      </w:r>
      <w:r w:rsidR="00D176BE" w:rsidRPr="00CC1EA5">
        <w:rPr>
          <w:b/>
          <w:bCs/>
        </w:rPr>
        <w:t>on</w:t>
      </w:r>
      <w:r w:rsidRPr="00CC1EA5">
        <w:rPr>
          <w:b/>
          <w:bCs/>
        </w:rPr>
        <w:t xml:space="preserve"> </w:t>
      </w:r>
      <w:r w:rsidR="00AB5551">
        <w:rPr>
          <w:b/>
          <w:bCs/>
        </w:rPr>
        <w:t>M</w:t>
      </w:r>
      <w:r w:rsidRPr="00CC1EA5">
        <w:rPr>
          <w:b/>
          <w:bCs/>
        </w:rPr>
        <w:t>ode</w:t>
      </w:r>
      <w:r>
        <w:t xml:space="preserve"> </w:t>
      </w:r>
      <w:r w:rsidR="00A42F69">
        <w:t xml:space="preserve">in </w:t>
      </w:r>
      <w:r w:rsidR="00D176BE">
        <w:t>which</w:t>
      </w:r>
      <w:r>
        <w:t xml:space="preserve"> </w:t>
      </w:r>
      <w:r w:rsidR="002E0578">
        <w:t>users</w:t>
      </w:r>
      <w:r>
        <w:t xml:space="preserve"> can communicate with </w:t>
      </w:r>
      <w:r w:rsidR="000D47E4">
        <w:t>EMI</w:t>
      </w:r>
      <w:r>
        <w:t xml:space="preserve">, guiding </w:t>
      </w:r>
      <w:r w:rsidR="000D47E4">
        <w:t>EMI</w:t>
      </w:r>
      <w:r>
        <w:t xml:space="preserve"> to </w:t>
      </w:r>
      <w:ins w:id="341" w:author="Stenger, Bjorn | Bjorn | RIT" w:date="2019-12-23T14:30:00Z">
        <w:r w:rsidR="009D78B1">
          <w:t>navigate</w:t>
        </w:r>
      </w:ins>
      <w:del w:id="342" w:author="Stenger, Bjorn | Bjorn | RIT" w:date="2019-12-23T14:30:00Z">
        <w:r w:rsidDel="009D78B1">
          <w:delText>finish</w:delText>
        </w:r>
      </w:del>
      <w:r>
        <w:t xml:space="preserve"> </w:t>
      </w:r>
      <w:r w:rsidR="00D176BE">
        <w:t>a</w:t>
      </w:r>
      <w:r>
        <w:t xml:space="preserve"> maze. User</w:t>
      </w:r>
      <w:ins w:id="343" w:author="Stenger, Bjorn | Bjorn | RIT" w:date="2019-12-23T14:30:00Z">
        <w:r w:rsidR="009D78B1">
          <w:t>s</w:t>
        </w:r>
      </w:ins>
      <w:r>
        <w:t xml:space="preserve"> can </w:t>
      </w:r>
      <w:del w:id="344" w:author="Stenger, Bjorn | Bjorn | RIT" w:date="2019-12-23T10:55:00Z">
        <w:r w:rsidDel="0097546D">
          <w:delText xml:space="preserve">speak </w:delText>
        </w:r>
      </w:del>
      <w:ins w:id="345" w:author="Stenger, Bjorn | Bjorn | RIT" w:date="2019-12-23T10:55:00Z">
        <w:r w:rsidR="0097546D">
          <w:t xml:space="preserve">talk </w:t>
        </w:r>
      </w:ins>
      <w:r>
        <w:t xml:space="preserve">to </w:t>
      </w:r>
      <w:r w:rsidR="000D47E4">
        <w:t>EMI</w:t>
      </w:r>
      <w:r>
        <w:t xml:space="preserve"> through a </w:t>
      </w:r>
      <w:del w:id="346" w:author="Stenger, Bjorn | Bjorn | RIT" w:date="2019-12-23T14:34:00Z">
        <w:r w:rsidDel="006C436F">
          <w:delText xml:space="preserve">connected </w:delText>
        </w:r>
      </w:del>
      <w:r>
        <w:t xml:space="preserve">microphone with a </w:t>
      </w:r>
      <w:r w:rsidR="00CE4370">
        <w:t xml:space="preserve">set of </w:t>
      </w:r>
      <w:r>
        <w:t>pre-defined command</w:t>
      </w:r>
      <w:r w:rsidR="00CE4370">
        <w:t>s</w:t>
      </w:r>
      <w:r>
        <w:t>,</w:t>
      </w:r>
      <w:ins w:id="347" w:author="Stenger, Bjorn | Bjorn | RIT" w:date="2019-12-23T14:30:00Z">
        <w:r w:rsidR="006C436F">
          <w:t xml:space="preserve"> such as</w:t>
        </w:r>
      </w:ins>
      <w:r>
        <w:t xml:space="preserve"> “</w:t>
      </w:r>
      <w:r w:rsidR="000D47E4">
        <w:t>EMI</w:t>
      </w:r>
      <w:r>
        <w:t>, turn left”, “</w:t>
      </w:r>
      <w:r w:rsidR="000D47E4">
        <w:t>EMI</w:t>
      </w:r>
      <w:r>
        <w:t>, turn right”, “</w:t>
      </w:r>
      <w:r w:rsidR="000D47E4">
        <w:t>EMI</w:t>
      </w:r>
      <w:r>
        <w:t>, go forward”, “</w:t>
      </w:r>
      <w:r w:rsidR="000D47E4">
        <w:t>EMI</w:t>
      </w:r>
      <w:r>
        <w:t>, go backward” and “</w:t>
      </w:r>
      <w:r w:rsidR="000D47E4">
        <w:t>EMI</w:t>
      </w:r>
      <w:r>
        <w:t>, stop”.</w:t>
      </w:r>
      <w:r w:rsidR="00974710">
        <w:t xml:space="preserve"> </w:t>
      </w:r>
      <w:r w:rsidR="000D47E4">
        <w:t>EMI</w:t>
      </w:r>
      <w:r w:rsidR="00974710">
        <w:t xml:space="preserve"> </w:t>
      </w:r>
      <w:del w:id="348" w:author="Stenger, Bjorn | Bjorn | RIT" w:date="2019-12-23T10:55:00Z">
        <w:r w:rsidR="00974710" w:rsidDel="0097546D">
          <w:delText xml:space="preserve">is supposed to </w:delText>
        </w:r>
      </w:del>
      <w:del w:id="349" w:author="Stenger, Bjorn | Bjorn | RIT" w:date="2019-12-23T14:31:00Z">
        <w:r w:rsidR="00974710" w:rsidDel="006C436F">
          <w:delText xml:space="preserve">move </w:delText>
        </w:r>
        <w:r w:rsidR="00D176BE" w:rsidDel="006C436F">
          <w:delText xml:space="preserve">in </w:delText>
        </w:r>
      </w:del>
      <w:r w:rsidR="00D176BE">
        <w:t>respon</w:t>
      </w:r>
      <w:ins w:id="350" w:author="Stenger, Bjorn | Bjorn | RIT" w:date="2019-12-23T14:31:00Z">
        <w:r w:rsidR="006C436F">
          <w:t>d</w:t>
        </w:r>
      </w:ins>
      <w:r w:rsidR="00D176BE">
        <w:t>s</w:t>
      </w:r>
      <w:del w:id="351" w:author="Stenger, Bjorn | Bjorn | RIT" w:date="2019-12-23T14:31:00Z">
        <w:r w:rsidR="00D176BE" w:rsidDel="006C436F">
          <w:delText xml:space="preserve">e to </w:delText>
        </w:r>
        <w:r w:rsidR="00974710" w:rsidDel="006C436F">
          <w:delText xml:space="preserve">the </w:delText>
        </w:r>
      </w:del>
      <w:del w:id="352" w:author="Stenger, Bjorn | Bjorn | RIT" w:date="2019-12-23T10:55:00Z">
        <w:r w:rsidR="00974710" w:rsidDel="0097546D">
          <w:delText xml:space="preserve">received </w:delText>
        </w:r>
      </w:del>
      <w:del w:id="353" w:author="Stenger, Bjorn | Bjorn | RIT" w:date="2019-12-23T14:30:00Z">
        <w:r w:rsidR="00974710" w:rsidDel="006C436F">
          <w:delText>commends</w:delText>
        </w:r>
        <w:r w:rsidR="00CA2F79" w:rsidDel="006C436F">
          <w:delText xml:space="preserve"> </w:delText>
        </w:r>
      </w:del>
      <w:del w:id="354" w:author="Stenger, Bjorn | Bjorn | RIT" w:date="2019-12-23T14:31:00Z">
        <w:r w:rsidR="00CA2F79" w:rsidDel="006C436F">
          <w:delText>and</w:delText>
        </w:r>
      </w:del>
      <w:ins w:id="355" w:author="Stenger, Bjorn | Bjorn | RIT" w:date="2019-12-23T14:31:00Z">
        <w:r w:rsidR="006C436F">
          <w:t xml:space="preserve"> with</w:t>
        </w:r>
      </w:ins>
      <w:r w:rsidR="00CA2F79">
        <w:t xml:space="preserve"> </w:t>
      </w:r>
      <w:del w:id="356" w:author="Stenger, Bjorn | Bjorn | RIT" w:date="2019-12-23T14:31:00Z">
        <w:r w:rsidR="00CA2F79" w:rsidDel="006C436F">
          <w:delText>give</w:delText>
        </w:r>
      </w:del>
      <w:r w:rsidR="00CA2F79">
        <w:t xml:space="preserve"> verbal feedback that it understood the command</w:t>
      </w:r>
      <w:r w:rsidR="00974710">
        <w:t>.</w:t>
      </w:r>
      <w:r w:rsidR="00D176BE">
        <w:t xml:space="preserve"> </w:t>
      </w:r>
      <w:r w:rsidR="000D47E4">
        <w:t>EMI</w:t>
      </w:r>
      <w:r w:rsidR="002263CE">
        <w:t xml:space="preserve"> </w:t>
      </w:r>
      <w:r w:rsidR="00CA2F79">
        <w:t xml:space="preserve">also </w:t>
      </w:r>
      <w:del w:id="357" w:author="Stenger, Bjorn | Bjorn | RIT" w:date="2019-12-23T14:31:00Z">
        <w:r w:rsidR="00AB5551" w:rsidDel="006C436F">
          <w:delText xml:space="preserve">responds </w:delText>
        </w:r>
      </w:del>
      <w:ins w:id="358" w:author="Stenger, Bjorn | Bjorn | RIT" w:date="2019-12-23T14:31:00Z">
        <w:r w:rsidR="006C436F">
          <w:t xml:space="preserve">reacts to </w:t>
        </w:r>
      </w:ins>
      <w:r w:rsidR="00AB5551">
        <w:t>sensor inputs</w:t>
      </w:r>
      <w:r w:rsidR="00CA2F79">
        <w:t xml:space="preserve">, such as, when </w:t>
      </w:r>
      <w:del w:id="359" w:author="Stenger, Bjorn | Bjorn | RIT" w:date="2019-12-23T14:31:00Z">
        <w:r w:rsidR="00CA2F79" w:rsidDel="006C436F">
          <w:delText>the robot</w:delText>
        </w:r>
      </w:del>
      <w:ins w:id="360" w:author="Stenger, Bjorn | Bjorn | RIT" w:date="2019-12-23T14:31:00Z">
        <w:r w:rsidR="006C436F">
          <w:t xml:space="preserve">it approaches </w:t>
        </w:r>
      </w:ins>
      <w:del w:id="361" w:author="Stenger, Bjorn | Bjorn | RIT" w:date="2019-12-23T14:31:00Z">
        <w:r w:rsidR="00CA2F79" w:rsidDel="006C436F">
          <w:delText xml:space="preserve"> is too close to an </w:delText>
        </w:r>
      </w:del>
      <w:r w:rsidR="00CA2F79">
        <w:t>obstacle</w:t>
      </w:r>
      <w:ins w:id="362" w:author="Stenger, Bjorn | Bjorn | RIT" w:date="2019-12-23T14:31:00Z">
        <w:r w:rsidR="006C436F">
          <w:t>s</w:t>
        </w:r>
      </w:ins>
      <w:r w:rsidR="00CA2F79">
        <w:t xml:space="preserve"> </w:t>
      </w:r>
      <w:r w:rsidR="002263CE">
        <w:t>(</w:t>
      </w:r>
      <w:r w:rsidR="00D176BE">
        <w:t xml:space="preserve">seen </w:t>
      </w:r>
      <w:r w:rsidR="002263CE">
        <w:t xml:space="preserve">Table []). </w:t>
      </w:r>
    </w:p>
    <w:p w14:paraId="4C6920FE" w14:textId="2F450F92" w:rsidR="00523D3D" w:rsidRDefault="00104722" w:rsidP="00523D3D">
      <w:r w:rsidRPr="009E0A47">
        <w:rPr>
          <w:noProof/>
          <w:lang w:eastAsia="ja-JP"/>
        </w:rPr>
        <w:drawing>
          <wp:anchor distT="0" distB="0" distL="114300" distR="114300" simplePos="0" relativeHeight="251663360" behindDoc="0" locked="0" layoutInCell="1" allowOverlap="1" wp14:anchorId="161B4AE2" wp14:editId="487B131D">
            <wp:simplePos x="0" y="0"/>
            <wp:positionH relativeFrom="margin">
              <wp:posOffset>-3072130</wp:posOffset>
            </wp:positionH>
            <wp:positionV relativeFrom="margin">
              <wp:posOffset>969010</wp:posOffset>
            </wp:positionV>
            <wp:extent cx="3473450" cy="1632585"/>
            <wp:effectExtent l="6032"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i_survy.png"/>
                    <pic:cNvPicPr/>
                  </pic:nvPicPr>
                  <pic:blipFill>
                    <a:blip r:embed="rId16"/>
                    <a:stretch>
                      <a:fillRect/>
                    </a:stretch>
                  </pic:blipFill>
                  <pic:spPr>
                    <a:xfrm rot="5400000">
                      <a:off x="0" y="0"/>
                      <a:ext cx="3473450" cy="1632585"/>
                    </a:xfrm>
                    <a:prstGeom prst="rect">
                      <a:avLst/>
                    </a:prstGeom>
                  </pic:spPr>
                </pic:pic>
              </a:graphicData>
            </a:graphic>
            <wp14:sizeRelH relativeFrom="margin">
              <wp14:pctWidth>0</wp14:pctWidth>
            </wp14:sizeRelH>
            <wp14:sizeRelV relativeFrom="margin">
              <wp14:pctHeight>0</wp14:pctHeight>
            </wp14:sizeRelV>
          </wp:anchor>
        </w:drawing>
      </w:r>
      <w:r w:rsidR="00523D3D">
        <w:t>We</w:t>
      </w:r>
      <w:r w:rsidR="00CE4370">
        <w:t xml:space="preserve"> c</w:t>
      </w:r>
      <w:r w:rsidR="00D73EB2">
        <w:t>onducted a</w:t>
      </w:r>
      <w:r w:rsidR="000050F2">
        <w:t>n</w:t>
      </w:r>
      <w:r w:rsidR="00523D3D">
        <w:t xml:space="preserve"> experiment </w:t>
      </w:r>
      <w:r w:rsidR="00D73EB2">
        <w:t xml:space="preserve">at </w:t>
      </w:r>
      <w:r w:rsidR="00523D3D">
        <w:t xml:space="preserve">a </w:t>
      </w:r>
      <w:r w:rsidR="0024350D">
        <w:t>demonstration booth</w:t>
      </w:r>
      <w:r w:rsidR="00AB5551">
        <w:t xml:space="preserve"> at the Rakuten Technology Conference</w:t>
      </w:r>
      <w:r w:rsidR="000050F2">
        <w:t>,</w:t>
      </w:r>
      <w:r w:rsidR="0024350D">
        <w:t xml:space="preserve"> </w:t>
      </w:r>
      <w:r w:rsidR="000050F2">
        <w:t>which was open</w:t>
      </w:r>
      <w:del w:id="363" w:author="Stenger, Bjorn | Bjorn | RIT" w:date="2019-12-23T14:32:00Z">
        <w:r w:rsidR="000050F2" w:rsidDel="006C436F">
          <w:delText>ed</w:delText>
        </w:r>
      </w:del>
      <w:r w:rsidR="000050F2">
        <w:t xml:space="preserve"> to the public</w:t>
      </w:r>
      <w:r w:rsidR="00523D3D">
        <w:t xml:space="preserve">. </w:t>
      </w:r>
      <w:r w:rsidR="000050F2">
        <w:t>Our</w:t>
      </w:r>
      <w:r w:rsidR="00462C6B">
        <w:t xml:space="preserve"> </w:t>
      </w:r>
      <w:r w:rsidR="00523D3D">
        <w:t xml:space="preserve">booth </w:t>
      </w:r>
      <w:r w:rsidR="0024350D">
        <w:t>wa</w:t>
      </w:r>
      <w:r w:rsidR="00462C6B">
        <w:t xml:space="preserve">s set up </w:t>
      </w:r>
      <w:r w:rsidR="000050F2">
        <w:t xml:space="preserve">within the </w:t>
      </w:r>
      <w:r w:rsidR="00561111">
        <w:t xml:space="preserve">“Kids Park” </w:t>
      </w:r>
      <w:r w:rsidR="000050F2">
        <w:t>area</w:t>
      </w:r>
      <w:ins w:id="364" w:author="Stenger, Bjorn | Bjorn | RIT" w:date="2019-12-23T14:32:00Z">
        <w:r w:rsidR="006C436F">
          <w:t xml:space="preserve">, </w:t>
        </w:r>
      </w:ins>
      <w:del w:id="365" w:author="Stenger, Bjorn | Bjorn | RIT" w:date="2019-12-23T14:32:00Z">
        <w:r w:rsidR="000050F2" w:rsidDel="006C436F">
          <w:delText xml:space="preserve"> </w:delText>
        </w:r>
        <w:r w:rsidR="00561111" w:rsidDel="006C436F">
          <w:delText xml:space="preserve">where </w:delText>
        </w:r>
      </w:del>
      <w:r w:rsidR="0024350D">
        <w:t>visit</w:t>
      </w:r>
      <w:del w:id="366" w:author="Stenger, Bjorn | Bjorn | RIT" w:date="2019-12-23T14:32:00Z">
        <w:r w:rsidR="0024350D" w:rsidDel="006C436F">
          <w:delText>ors</w:delText>
        </w:r>
      </w:del>
      <w:ins w:id="367" w:author="Stenger, Bjorn | Bjorn | RIT" w:date="2019-12-23T14:32:00Z">
        <w:r w:rsidR="006C436F">
          <w:t>ed</w:t>
        </w:r>
      </w:ins>
      <w:r w:rsidR="0024350D">
        <w:t xml:space="preserve"> </w:t>
      </w:r>
      <w:del w:id="368" w:author="Stenger, Bjorn | Bjorn | RIT" w:date="2019-12-23T14:32:00Z">
        <w:r w:rsidR="008942F8" w:rsidDel="006C436F">
          <w:delText xml:space="preserve">consisted of </w:delText>
        </w:r>
        <w:r w:rsidR="0024350D" w:rsidDel="006C436F">
          <w:delText>mostly</w:delText>
        </w:r>
      </w:del>
      <w:ins w:id="369" w:author="Stenger, Bjorn | Bjorn | RIT" w:date="2019-12-23T14:32:00Z">
        <w:r w:rsidR="006C436F">
          <w:t>mainly by</w:t>
        </w:r>
      </w:ins>
      <w:r w:rsidR="0024350D">
        <w:t xml:space="preserve"> famil</w:t>
      </w:r>
      <w:r w:rsidR="000050F2">
        <w:t>ies</w:t>
      </w:r>
      <w:r w:rsidR="0024350D">
        <w:t xml:space="preserve"> with kids. </w:t>
      </w:r>
      <w:r w:rsidR="00462C6B">
        <w:t>An</w:t>
      </w:r>
      <w:r w:rsidR="00523D3D">
        <w:t xml:space="preserve"> instruction manual </w:t>
      </w:r>
      <w:r w:rsidR="00462C6B">
        <w:t>list</w:t>
      </w:r>
      <w:ins w:id="370" w:author="Stenger, Bjorn | Bjorn | RIT" w:date="2019-12-23T14:32:00Z">
        <w:r w:rsidR="006C436F">
          <w:t>ed</w:t>
        </w:r>
      </w:ins>
      <w:del w:id="371" w:author="Stenger, Bjorn | Bjorn | RIT" w:date="2019-12-23T14:32:00Z">
        <w:r w:rsidR="00462C6B" w:rsidDel="006C436F">
          <w:delText>ing</w:delText>
        </w:r>
      </w:del>
      <w:r w:rsidR="00462C6B">
        <w:t xml:space="preserve"> </w:t>
      </w:r>
      <w:r w:rsidR="00523D3D">
        <w:t>the available comm</w:t>
      </w:r>
      <w:r w:rsidR="0024350D">
        <w:t>a</w:t>
      </w:r>
      <w:r w:rsidR="00523D3D">
        <w:t>nds</w:t>
      </w:r>
      <w:ins w:id="372" w:author="Stenger, Bjorn | Bjorn | RIT" w:date="2019-12-23T14:32:00Z">
        <w:r w:rsidR="006C436F">
          <w:t xml:space="preserve"> and</w:t>
        </w:r>
      </w:ins>
      <w:r w:rsidR="00462C6B">
        <w:t xml:space="preserve"> </w:t>
      </w:r>
      <w:r w:rsidR="0024350D">
        <w:t>was</w:t>
      </w:r>
      <w:r w:rsidR="00462C6B">
        <w:t xml:space="preserve"> prepared</w:t>
      </w:r>
      <w:r w:rsidR="008942F8">
        <w:t xml:space="preserve"> in both English and Japanese</w:t>
      </w:r>
      <w:r w:rsidR="00523D3D">
        <w:t xml:space="preserve">. </w:t>
      </w:r>
      <w:r w:rsidR="008942F8">
        <w:t>All attendees</w:t>
      </w:r>
      <w:r w:rsidR="000050F2">
        <w:t xml:space="preserve"> </w:t>
      </w:r>
      <w:r w:rsidR="008942F8">
        <w:t xml:space="preserve">could interact with the robot, but only those </w:t>
      </w:r>
      <w:r w:rsidR="000050F2">
        <w:t>who agreed to</w:t>
      </w:r>
      <w:r w:rsidR="008942F8">
        <w:t xml:space="preserve"> the terms of</w:t>
      </w:r>
      <w:r w:rsidR="000050F2">
        <w:t xml:space="preserve"> our experiment and consent</w:t>
      </w:r>
      <w:r w:rsidR="008942F8">
        <w:t>ed</w:t>
      </w:r>
      <w:r w:rsidR="000050F2">
        <w:t xml:space="preserve"> to </w:t>
      </w:r>
      <w:del w:id="373" w:author="Stenger, Bjorn | Bjorn | RIT" w:date="2019-12-23T14:33:00Z">
        <w:r w:rsidR="000050F2" w:rsidDel="006C436F">
          <w:delText>our</w:delText>
        </w:r>
      </w:del>
      <w:ins w:id="374" w:author="Stenger, Bjorn | Bjorn | RIT" w:date="2019-12-23T14:33:00Z">
        <w:r w:rsidR="006C436F">
          <w:t>the</w:t>
        </w:r>
      </w:ins>
      <w:r w:rsidR="000050F2">
        <w:t xml:space="preserve"> data collection policy </w:t>
      </w:r>
      <w:r w:rsidR="008942F8">
        <w:t>are discussed in this paper</w:t>
      </w:r>
      <w:r w:rsidR="00523D3D">
        <w:t xml:space="preserve">. </w:t>
      </w:r>
      <w:r w:rsidR="008942F8">
        <w:t>For those that agreed we recorded their interaction and had them fill out a survey after operating the robot</w:t>
      </w:r>
      <w:r w:rsidR="000050F2">
        <w:t xml:space="preserve">. </w:t>
      </w:r>
      <w:r w:rsidR="008942F8">
        <w:t>U</w:t>
      </w:r>
      <w:r w:rsidR="000050F2">
        <w:t>sers were invited to our booth’s</w:t>
      </w:r>
      <w:r w:rsidR="00523D3D">
        <w:t xml:space="preserve"> control center, where they </w:t>
      </w:r>
      <w:r w:rsidR="008942F8">
        <w:t>were given a</w:t>
      </w:r>
      <w:r w:rsidR="00523D3D">
        <w:t xml:space="preserve"> microphone</w:t>
      </w:r>
      <w:r w:rsidR="000050F2">
        <w:t xml:space="preserve"> which </w:t>
      </w:r>
      <w:r w:rsidR="008942F8">
        <w:t xml:space="preserve">was </w:t>
      </w:r>
      <w:r w:rsidR="000050F2">
        <w:t xml:space="preserve">remotely </w:t>
      </w:r>
      <w:del w:id="375" w:author="Stenger, Bjorn | Bjorn | RIT" w:date="2019-12-23T14:34:00Z">
        <w:r w:rsidR="008942F8" w:rsidDel="006C436F">
          <w:delText xml:space="preserve">connected </w:delText>
        </w:r>
      </w:del>
      <w:ins w:id="376" w:author="Stenger, Bjorn | Bjorn | RIT" w:date="2019-12-23T14:34:00Z">
        <w:r w:rsidR="006C436F">
          <w:t xml:space="preserve">linked </w:t>
        </w:r>
      </w:ins>
      <w:r w:rsidR="008942F8">
        <w:t>to</w:t>
      </w:r>
      <w:r w:rsidR="000050F2">
        <w:t xml:space="preserve"> </w:t>
      </w:r>
      <w:r w:rsidR="000D47E4">
        <w:t>EMI</w:t>
      </w:r>
      <w:r w:rsidR="008942F8">
        <w:t xml:space="preserve"> for voice control</w:t>
      </w:r>
      <w:r w:rsidR="00523D3D">
        <w:t xml:space="preserve">. During the </w:t>
      </w:r>
      <w:r w:rsidR="00462C6B">
        <w:t>study</w:t>
      </w:r>
      <w:r w:rsidR="00523D3D">
        <w:t xml:space="preserve">, </w:t>
      </w:r>
      <w:r w:rsidR="00462C6B">
        <w:t xml:space="preserve">users </w:t>
      </w:r>
      <w:r w:rsidR="006E5794">
        <w:t>were</w:t>
      </w:r>
      <w:r w:rsidR="00462C6B">
        <w:t xml:space="preserve"> not required</w:t>
      </w:r>
      <w:r w:rsidR="00523D3D">
        <w:t xml:space="preserve"> to follow any </w:t>
      </w:r>
      <w:r w:rsidR="008942F8">
        <w:t>tasks</w:t>
      </w:r>
      <w:r w:rsidR="006E5794">
        <w:t xml:space="preserve">, but were free to interact with </w:t>
      </w:r>
      <w:r w:rsidR="000D47E4">
        <w:t>EMI</w:t>
      </w:r>
      <w:r w:rsidR="006E5794">
        <w:t xml:space="preserve"> based on the </w:t>
      </w:r>
      <w:r w:rsidR="008942F8">
        <w:t>available commands</w:t>
      </w:r>
      <w:r w:rsidR="00523D3D">
        <w:t xml:space="preserve">. </w:t>
      </w:r>
      <w:r w:rsidR="00D73EB2">
        <w:t>When</w:t>
      </w:r>
      <w:r w:rsidR="00523D3D">
        <w:t xml:space="preserve"> user</w:t>
      </w:r>
      <w:r w:rsidR="00561111">
        <w:t>s</w:t>
      </w:r>
      <w:r w:rsidR="00523D3D">
        <w:t xml:space="preserve"> look</w:t>
      </w:r>
      <w:r w:rsidR="00D73EB2">
        <w:t>ed</w:t>
      </w:r>
      <w:r w:rsidR="00523D3D">
        <w:t xml:space="preserve"> confused about what to do, we </w:t>
      </w:r>
      <w:r w:rsidR="008942F8">
        <w:t xml:space="preserve">would </w:t>
      </w:r>
      <w:r w:rsidR="00561111">
        <w:t>then</w:t>
      </w:r>
      <w:r w:rsidR="00523D3D">
        <w:t xml:space="preserve"> give them some instructions. </w:t>
      </w:r>
    </w:p>
    <w:p w14:paraId="5FA06848" w14:textId="09682B70" w:rsidR="006E5794" w:rsidRDefault="00F44AD7" w:rsidP="00523D3D">
      <w:r w:rsidRPr="00663B46">
        <w:t xml:space="preserve">In total, </w:t>
      </w:r>
      <w:r w:rsidRPr="008942F8">
        <w:t xml:space="preserve">33 </w:t>
      </w:r>
      <w:r w:rsidR="002E0578" w:rsidRPr="008942F8">
        <w:t>users</w:t>
      </w:r>
      <w:r w:rsidRPr="008942F8">
        <w:t xml:space="preserve"> </w:t>
      </w:r>
      <w:del w:id="377" w:author="Stenger, Bjorn | Bjorn | RIT" w:date="2019-12-23T14:34:00Z">
        <w:r w:rsidRPr="008942F8" w:rsidDel="006C436F">
          <w:delText>t</w:delText>
        </w:r>
        <w:r w:rsidR="00D73EB2" w:rsidRPr="008942F8" w:rsidDel="006C436F">
          <w:delText>ook</w:delText>
        </w:r>
        <w:r w:rsidR="00AE768D" w:rsidRPr="008942F8" w:rsidDel="006C436F">
          <w:delText xml:space="preserve"> </w:delText>
        </w:r>
        <w:r w:rsidRPr="008942F8" w:rsidDel="006C436F">
          <w:delText>part</w:delText>
        </w:r>
      </w:del>
      <w:ins w:id="378" w:author="Stenger, Bjorn | Bjorn | RIT" w:date="2019-12-23T14:34:00Z">
        <w:r w:rsidR="006C436F">
          <w:t>participated</w:t>
        </w:r>
      </w:ins>
      <w:r w:rsidRPr="008942F8">
        <w:t xml:space="preserve"> in </w:t>
      </w:r>
      <w:r w:rsidR="00AE768D" w:rsidRPr="008942F8">
        <w:t>the experiment</w:t>
      </w:r>
      <w:ins w:id="379" w:author="Stenger, Bjorn | Bjorn | RIT" w:date="2019-12-23T14:34:00Z">
        <w:r w:rsidR="006C436F">
          <w:t>,</w:t>
        </w:r>
      </w:ins>
      <w:del w:id="380" w:author="Stenger, Bjorn | Bjorn | RIT" w:date="2019-12-23T14:34:00Z">
        <w:r w:rsidRPr="008942F8" w:rsidDel="006C436F">
          <w:delText xml:space="preserve"> with</w:delText>
        </w:r>
      </w:del>
      <w:r w:rsidRPr="008942F8">
        <w:t xml:space="preserve"> </w:t>
      </w:r>
      <w:r w:rsidR="00BB465A">
        <w:t>20</w:t>
      </w:r>
      <w:r w:rsidR="008942F8" w:rsidRPr="008942F8">
        <w:t xml:space="preserve"> </w:t>
      </w:r>
      <w:r w:rsidRPr="008942F8">
        <w:t xml:space="preserve">Japanese speakers and </w:t>
      </w:r>
      <w:r w:rsidR="00BB465A">
        <w:t>13</w:t>
      </w:r>
      <w:r w:rsidR="008942F8" w:rsidRPr="008942F8">
        <w:t xml:space="preserve"> </w:t>
      </w:r>
      <w:r w:rsidRPr="008942F8">
        <w:t>non-Japanese speakers.</w:t>
      </w:r>
      <w:r w:rsidRPr="00663B46">
        <w:t xml:space="preserve"> The</w:t>
      </w:r>
      <w:r w:rsidR="00004F54">
        <w:t>ir</w:t>
      </w:r>
      <w:r w:rsidRPr="00663B46">
        <w:t xml:space="preserve"> age </w:t>
      </w:r>
      <w:r w:rsidR="007D034A">
        <w:t>ranges</w:t>
      </w:r>
      <w:r w:rsidR="00004F54">
        <w:t xml:space="preserve"> from </w:t>
      </w:r>
      <w:r w:rsidR="00780C66">
        <w:t>9</w:t>
      </w:r>
      <w:r w:rsidR="00D73EB2">
        <w:t xml:space="preserve"> and </w:t>
      </w:r>
      <w:r w:rsidR="00780C66">
        <w:t>51</w:t>
      </w:r>
      <w:r w:rsidR="00D73EB2">
        <w:t xml:space="preserve"> </w:t>
      </w:r>
      <w:r w:rsidRPr="00663B46">
        <w:t>(M=31, SD = 15.</w:t>
      </w:r>
      <w:ins w:id="381" w:author="Stenger, Bjorn | Bjorn | RIT" w:date="2019-12-23T14:34:00Z">
        <w:r w:rsidR="006C436F">
          <w:t>2</w:t>
        </w:r>
      </w:ins>
      <w:del w:id="382" w:author="Stenger, Bjorn | Bjorn | RIT" w:date="2019-12-23T14:34:00Z">
        <w:r w:rsidRPr="00663B46" w:rsidDel="006C436F">
          <w:delText>177</w:delText>
        </w:r>
      </w:del>
      <w:r w:rsidRPr="00663B46">
        <w:t xml:space="preserve">). Around half (51%) of </w:t>
      </w:r>
      <w:del w:id="383" w:author="Stenger, Bjorn | Bjorn | RIT" w:date="2019-12-23T14:35:00Z">
        <w:r w:rsidRPr="00663B46" w:rsidDel="006C436F">
          <w:delText xml:space="preserve">them </w:delText>
        </w:r>
      </w:del>
      <w:ins w:id="384" w:author="Stenger, Bjorn | Bjorn | RIT" w:date="2019-12-23T14:35:00Z">
        <w:r w:rsidR="006C436F">
          <w:t>participants</w:t>
        </w:r>
        <w:r w:rsidR="006C436F" w:rsidRPr="00663B46">
          <w:t xml:space="preserve"> </w:t>
        </w:r>
      </w:ins>
      <w:r w:rsidRPr="00663B46">
        <w:t xml:space="preserve">have </w:t>
      </w:r>
      <w:ins w:id="385" w:author="Stenger, Bjorn | Bjorn | RIT" w:date="2019-12-23T14:35:00Z">
        <w:r w:rsidR="006C436F">
          <w:t xml:space="preserve">interacted </w:t>
        </w:r>
      </w:ins>
      <w:del w:id="386" w:author="Stenger, Bjorn | Bjorn | RIT" w:date="2019-12-23T14:35:00Z">
        <w:r w:rsidRPr="00663B46" w:rsidDel="006C436F">
          <w:delText xml:space="preserve">experienced </w:delText>
        </w:r>
      </w:del>
      <w:r w:rsidRPr="00663B46">
        <w:t>with robot</w:t>
      </w:r>
      <w:ins w:id="387" w:author="Stenger, Bjorn | Bjorn | RIT" w:date="2019-12-23T14:35:00Z">
        <w:r w:rsidR="006C436F">
          <w:t>s</w:t>
        </w:r>
      </w:ins>
      <w:r w:rsidRPr="00663B46">
        <w:t xml:space="preserve"> before</w:t>
      </w:r>
      <w:ins w:id="388" w:author="Stenger, Bjorn | Bjorn | RIT" w:date="2019-12-23T14:36:00Z">
        <w:r w:rsidR="006C436F">
          <w:t xml:space="preserve">, </w:t>
        </w:r>
      </w:ins>
      <w:del w:id="389" w:author="Stenger, Bjorn | Bjorn | RIT" w:date="2019-12-23T14:36:00Z">
        <w:r w:rsidRPr="00663B46" w:rsidDel="006C436F">
          <w:delText xml:space="preserve">. </w:delText>
        </w:r>
        <w:r w:rsidR="008942F8" w:rsidDel="006C436F">
          <w:delText>With around</w:delText>
        </w:r>
      </w:del>
      <w:r w:rsidR="008942F8">
        <w:t xml:space="preserve"> </w:t>
      </w:r>
      <w:ins w:id="390" w:author="Stenger, Bjorn | Bjorn | RIT" w:date="2019-12-23T14:36:00Z">
        <w:r w:rsidR="006C436F">
          <w:t>such as</w:t>
        </w:r>
      </w:ins>
      <w:del w:id="391" w:author="Stenger, Bjorn | Bjorn | RIT" w:date="2019-12-23T14:36:00Z">
        <w:r w:rsidR="008942F8" w:rsidDel="006C436F">
          <w:delText>half of those people describing an experience with the</w:delText>
        </w:r>
      </w:del>
      <w:r w:rsidR="008942F8">
        <w:t xml:space="preserve"> </w:t>
      </w:r>
      <w:ins w:id="392" w:author="Stenger, Bjorn | Bjorn | RIT" w:date="2019-12-23T14:35:00Z">
        <w:r w:rsidR="006C436F">
          <w:t>‘</w:t>
        </w:r>
      </w:ins>
      <w:del w:id="393" w:author="Stenger, Bjorn | Bjorn | RIT" w:date="2019-12-23T14:35:00Z">
        <w:r w:rsidR="008942F8" w:rsidDel="006C436F">
          <w:delText xml:space="preserve">robot </w:delText>
        </w:r>
      </w:del>
      <w:r w:rsidR="008942F8">
        <w:t>Pepper</w:t>
      </w:r>
      <w:ins w:id="394" w:author="Stenger, Bjorn | Bjorn | RIT" w:date="2019-12-23T14:35:00Z">
        <w:r w:rsidR="006C436F">
          <w:t>’</w:t>
        </w:r>
      </w:ins>
      <w:del w:id="395" w:author="Stenger, Bjorn | Bjorn | RIT" w:date="2019-12-23T14:35:00Z">
        <w:r w:rsidR="008942F8" w:rsidDel="006C436F">
          <w:delText xml:space="preserve"> from Softbank</w:delText>
        </w:r>
      </w:del>
      <w:ins w:id="396" w:author="Stenger, Bjorn | Bjorn | RIT" w:date="2019-12-23T14:37:00Z">
        <w:r w:rsidR="006C436F">
          <w:t xml:space="preserve">, </w:t>
        </w:r>
      </w:ins>
      <w:del w:id="397" w:author="Stenger, Bjorn | Bjorn | RIT" w:date="2019-12-23T14:35:00Z">
        <w:r w:rsidRPr="00663B46" w:rsidDel="006C436F">
          <w:delText>.</w:delText>
        </w:r>
      </w:del>
      <w:ins w:id="398" w:author="Stenger, Bjorn | Bjorn | RIT" w:date="2019-12-23T14:36:00Z">
        <w:r w:rsidR="006C436F">
          <w:t>a</w:t>
        </w:r>
      </w:ins>
      <w:ins w:id="399" w:author="Stenger, Bjorn | Bjorn | RIT" w:date="2019-12-23T14:38:00Z">
        <w:r w:rsidR="006C436F">
          <w:t xml:space="preserve"> </w:t>
        </w:r>
      </w:ins>
      <w:ins w:id="400" w:author="Stenger, Bjorn | Bjorn | RIT" w:date="2019-12-23T14:37:00Z">
        <w:r w:rsidR="006C436F">
          <w:t>humanoid</w:t>
        </w:r>
      </w:ins>
      <w:del w:id="401" w:author="Stenger, Bjorn | Bjorn | RIT" w:date="2019-12-23T14:36:00Z">
        <w:r w:rsidRPr="00663B46" w:rsidDel="006C436F">
          <w:delText xml:space="preserve"> </w:delText>
        </w:r>
      </w:del>
      <w:ins w:id="402" w:author="Stenger, Bjorn | Bjorn | RIT" w:date="2019-12-23T14:37:00Z">
        <w:r w:rsidR="006C436F">
          <w:t xml:space="preserve"> robot, </w:t>
        </w:r>
        <w:r w:rsidR="006C436F">
          <w:t>design</w:t>
        </w:r>
      </w:ins>
      <w:ins w:id="403" w:author="Stenger, Bjorn | Bjorn | RIT" w:date="2019-12-23T14:38:00Z">
        <w:r w:rsidR="006C436F">
          <w:t>ed for human interaction, typically as a store front receptionist.</w:t>
        </w:r>
      </w:ins>
    </w:p>
    <w:p w14:paraId="66DE2C12" w14:textId="03A090DF" w:rsidR="006E5794" w:rsidRDefault="004F09CC" w:rsidP="006E5794">
      <w:r>
        <w:t xml:space="preserve">After </w:t>
      </w:r>
      <w:r w:rsidR="006E5794">
        <w:t>their interaction with</w:t>
      </w:r>
      <w:r>
        <w:t xml:space="preserve"> </w:t>
      </w:r>
      <w:r w:rsidR="000D47E4">
        <w:t>EMI</w:t>
      </w:r>
      <w:r>
        <w:t xml:space="preserve">, </w:t>
      </w:r>
      <w:del w:id="404" w:author="Stenger, Bjorn | Bjorn | RIT" w:date="2019-12-23T14:38:00Z">
        <w:r w:rsidR="006E5794" w:rsidDel="006C436F">
          <w:delText xml:space="preserve">they </w:delText>
        </w:r>
      </w:del>
      <w:ins w:id="405" w:author="Stenger, Bjorn | Bjorn | RIT" w:date="2019-12-23T14:38:00Z">
        <w:r w:rsidR="006C436F">
          <w:t xml:space="preserve">visitors </w:t>
        </w:r>
      </w:ins>
      <w:r w:rsidR="006E5794">
        <w:t xml:space="preserve">were asked to complete a survey in order </w:t>
      </w:r>
      <w:r>
        <w:t xml:space="preserve">to </w:t>
      </w:r>
      <w:del w:id="406" w:author="Stenger, Bjorn | Bjorn | RIT" w:date="2019-12-23T14:39:00Z">
        <w:r w:rsidDel="006C436F">
          <w:delText>give us</w:delText>
        </w:r>
      </w:del>
      <w:ins w:id="407" w:author="Stenger, Bjorn | Bjorn | RIT" w:date="2019-12-23T14:39:00Z">
        <w:r w:rsidR="006C436F">
          <w:t>provide</w:t>
        </w:r>
      </w:ins>
      <w:r>
        <w:t xml:space="preserve"> feedback about various aspects of </w:t>
      </w:r>
      <w:r w:rsidR="000D47E4">
        <w:t>EMI</w:t>
      </w:r>
      <w:r>
        <w:t>.</w:t>
      </w:r>
      <w:r w:rsidR="001C1990">
        <w:t xml:space="preserve"> </w:t>
      </w:r>
      <w:r w:rsidR="00CA2F79">
        <w:t xml:space="preserve">A </w:t>
      </w:r>
      <w:r w:rsidR="006E5794">
        <w:t xml:space="preserve">5-point Likert scale (“strongly agree, agree and neutral, disagree and strongly disagree”) </w:t>
      </w:r>
      <w:r w:rsidR="00CA2F79">
        <w:t xml:space="preserve">was </w:t>
      </w:r>
      <w:r w:rsidR="006E5794">
        <w:t xml:space="preserve">used to seek their agreement with various statements. A summary of the survey questions and results is illustrated in </w:t>
      </w:r>
      <w:r w:rsidR="006E5794" w:rsidRPr="00A24EF8">
        <w:rPr>
          <w:highlight w:val="yellow"/>
        </w:rPr>
        <w:t>figure X</w:t>
      </w:r>
      <w:r w:rsidR="006E5794">
        <w:t>. Questions requiring short answers, such as general comments about the robot or the</w:t>
      </w:r>
      <w:r w:rsidR="00F62EBB">
        <w:t>ir</w:t>
      </w:r>
      <w:r w:rsidR="006E5794">
        <w:t xml:space="preserve"> </w:t>
      </w:r>
      <w:r w:rsidR="00F62EBB">
        <w:t>impression</w:t>
      </w:r>
      <w:r w:rsidR="006E5794">
        <w:t xml:space="preserve"> o</w:t>
      </w:r>
      <w:r w:rsidR="00F62EBB">
        <w:t>f</w:t>
      </w:r>
      <w:r w:rsidR="006E5794">
        <w:t xml:space="preserve"> </w:t>
      </w:r>
      <w:r w:rsidR="000D47E4">
        <w:t>EMI</w:t>
      </w:r>
      <w:r w:rsidR="006E5794">
        <w:t>’s personality, were also asked.</w:t>
      </w:r>
    </w:p>
    <w:p w14:paraId="397FF72E" w14:textId="47CD9E8F" w:rsidR="002E0578" w:rsidRPr="002E0578" w:rsidRDefault="00523D3D" w:rsidP="002E0578">
      <w:pPr>
        <w:pStyle w:val="Heading1"/>
        <w:rPr>
          <w:color w:val="000000"/>
        </w:rPr>
      </w:pPr>
      <w:r w:rsidRPr="00523D3D">
        <w:rPr>
          <w:color w:val="000000"/>
        </w:rPr>
        <w:t>Result and Discussion</w:t>
      </w:r>
    </w:p>
    <w:p w14:paraId="5C4060FF" w14:textId="1F71DF88" w:rsidR="000C7786" w:rsidRPr="000356DA" w:rsidRDefault="008415DD" w:rsidP="00B32D3A">
      <w:pPr>
        <w:pStyle w:val="Heading2"/>
        <w:rPr>
          <w:szCs w:val="17"/>
        </w:rPr>
      </w:pPr>
      <w:r w:rsidRPr="000356DA">
        <w:rPr>
          <w:i w:val="0"/>
          <w:szCs w:val="17"/>
        </w:rPr>
        <w:t>H</w:t>
      </w:r>
      <w:r w:rsidR="002E0578" w:rsidRPr="000356DA">
        <w:rPr>
          <w:i w:val="0"/>
          <w:szCs w:val="17"/>
        </w:rPr>
        <w:t>ere</w:t>
      </w:r>
      <w:r w:rsidR="006E5794" w:rsidRPr="000356DA">
        <w:rPr>
          <w:i w:val="0"/>
          <w:szCs w:val="17"/>
        </w:rPr>
        <w:t>,</w:t>
      </w:r>
      <w:r w:rsidR="002E0578" w:rsidRPr="000356DA">
        <w:rPr>
          <w:i w:val="0"/>
          <w:szCs w:val="17"/>
        </w:rPr>
        <w:t xml:space="preserve"> we highlight </w:t>
      </w:r>
      <w:r w:rsidR="00251824" w:rsidRPr="000356DA">
        <w:rPr>
          <w:i w:val="0"/>
          <w:szCs w:val="17"/>
        </w:rPr>
        <w:t>our key findings</w:t>
      </w:r>
      <w:r w:rsidR="00CA2F79">
        <w:rPr>
          <w:i w:val="0"/>
          <w:szCs w:val="17"/>
        </w:rPr>
        <w:t xml:space="preserve"> from the survey and observations</w:t>
      </w:r>
      <w:r w:rsidR="00AE768D" w:rsidRPr="00C118BB">
        <w:rPr>
          <w:i w:val="0"/>
          <w:szCs w:val="17"/>
        </w:rPr>
        <w:t>.</w:t>
      </w:r>
      <w:r w:rsidR="00F62EBB" w:rsidRPr="000356DA">
        <w:rPr>
          <w:i w:val="0"/>
          <w:szCs w:val="17"/>
        </w:rPr>
        <w:t xml:space="preserve"> </w:t>
      </w:r>
      <w:r w:rsidR="00CA2F79">
        <w:rPr>
          <w:i w:val="0"/>
          <w:szCs w:val="17"/>
        </w:rPr>
        <w:t>W</w:t>
      </w:r>
      <w:r w:rsidR="00F62EBB" w:rsidRPr="000356DA">
        <w:rPr>
          <w:i w:val="0"/>
          <w:szCs w:val="17"/>
        </w:rPr>
        <w:t xml:space="preserve">e </w:t>
      </w:r>
      <w:r w:rsidR="00F716BD">
        <w:rPr>
          <w:i w:val="0"/>
          <w:szCs w:val="17"/>
        </w:rPr>
        <w:t xml:space="preserve">follow </w:t>
      </w:r>
      <w:commentRangeStart w:id="408"/>
      <w:r w:rsidR="00F716BD" w:rsidRPr="00D43823">
        <w:rPr>
          <w:i w:val="0"/>
          <w:szCs w:val="17"/>
          <w:highlight w:val="yellow"/>
        </w:rPr>
        <w:t>[]</w:t>
      </w:r>
      <w:r w:rsidR="00F716BD">
        <w:rPr>
          <w:i w:val="0"/>
          <w:szCs w:val="17"/>
        </w:rPr>
        <w:t xml:space="preserve"> </w:t>
      </w:r>
      <w:commentRangeEnd w:id="408"/>
      <w:r w:rsidR="00F716BD">
        <w:rPr>
          <w:rStyle w:val="CommentReference"/>
          <w:i w:val="0"/>
        </w:rPr>
        <w:commentReference w:id="408"/>
      </w:r>
      <w:r w:rsidR="00F716BD">
        <w:rPr>
          <w:i w:val="0"/>
          <w:szCs w:val="17"/>
        </w:rPr>
        <w:t xml:space="preserve">and </w:t>
      </w:r>
      <w:r w:rsidR="00F62EBB" w:rsidRPr="000356DA">
        <w:rPr>
          <w:i w:val="0"/>
          <w:szCs w:val="17"/>
        </w:rPr>
        <w:t>converted our ordinal data into interval values</w:t>
      </w:r>
      <w:r w:rsidR="00CA2F79">
        <w:rPr>
          <w:i w:val="0"/>
          <w:szCs w:val="17"/>
        </w:rPr>
        <w:t xml:space="preserve"> and used statistical methods to find correlations</w:t>
      </w:r>
      <w:r w:rsidR="00F62EBB" w:rsidRPr="000356DA">
        <w:rPr>
          <w:i w:val="0"/>
          <w:szCs w:val="17"/>
        </w:rPr>
        <w:t xml:space="preserve">. </w:t>
      </w:r>
      <w:r w:rsidR="00CA2F79">
        <w:rPr>
          <w:i w:val="0"/>
          <w:szCs w:val="17"/>
        </w:rPr>
        <w:t>W</w:t>
      </w:r>
      <w:r w:rsidR="00F62EBB" w:rsidRPr="000356DA">
        <w:rPr>
          <w:i w:val="0"/>
          <w:szCs w:val="17"/>
        </w:rPr>
        <w:t xml:space="preserve">e used </w:t>
      </w:r>
      <w:r w:rsidR="00C118BB" w:rsidRPr="000356DA">
        <w:rPr>
          <w:i w:val="0"/>
          <w:szCs w:val="17"/>
        </w:rPr>
        <w:t>these equivalences</w:t>
      </w:r>
      <w:r w:rsidR="00F62EBB" w:rsidRPr="000356DA">
        <w:rPr>
          <w:i w:val="0"/>
          <w:szCs w:val="17"/>
        </w:rPr>
        <w:t xml:space="preserve">: </w:t>
      </w:r>
      <w:r w:rsidR="00F62EBB" w:rsidRPr="00C118BB">
        <w:rPr>
          <w:i w:val="0"/>
          <w:iCs/>
          <w:szCs w:val="17"/>
        </w:rPr>
        <w:t>Strongly disagree = 1, Disagree = 2, Neutral = 3, Agree = 4, Strongly Agree = 5.</w:t>
      </w:r>
      <w:r w:rsidR="00F04765">
        <w:rPr>
          <w:i w:val="0"/>
          <w:iCs/>
          <w:szCs w:val="17"/>
        </w:rPr>
        <w:t xml:space="preserve"> </w:t>
      </w:r>
      <w:r w:rsidR="00B32D3A" w:rsidRPr="000356DA">
        <w:rPr>
          <w:szCs w:val="17"/>
        </w:rPr>
        <w:br/>
      </w:r>
    </w:p>
    <w:p w14:paraId="38CAB763" w14:textId="6E9930D5" w:rsidR="00523D3D" w:rsidRPr="000356DA" w:rsidRDefault="000D47E4" w:rsidP="00523D3D">
      <w:pPr>
        <w:pStyle w:val="Heading2"/>
        <w:rPr>
          <w:szCs w:val="17"/>
          <w:lang w:eastAsia="zh-CN"/>
        </w:rPr>
      </w:pPr>
      <w:r>
        <w:rPr>
          <w:szCs w:val="17"/>
        </w:rPr>
        <w:t>EMI</w:t>
      </w:r>
      <w:r w:rsidR="00523D3D" w:rsidRPr="000356DA">
        <w:rPr>
          <w:szCs w:val="17"/>
        </w:rPr>
        <w:t xml:space="preserve"> </w:t>
      </w:r>
      <w:r w:rsidR="00251824" w:rsidRPr="000356DA">
        <w:rPr>
          <w:szCs w:val="17"/>
        </w:rPr>
        <w:t>a</w:t>
      </w:r>
      <w:r w:rsidR="00523D3D" w:rsidRPr="000356DA">
        <w:rPr>
          <w:szCs w:val="17"/>
        </w:rPr>
        <w:t xml:space="preserve">s an </w:t>
      </w:r>
      <w:r w:rsidR="008415DD" w:rsidRPr="000356DA">
        <w:rPr>
          <w:szCs w:val="17"/>
        </w:rPr>
        <w:t>emotional</w:t>
      </w:r>
      <w:r w:rsidR="00523D3D" w:rsidRPr="000356DA">
        <w:rPr>
          <w:szCs w:val="17"/>
        </w:rPr>
        <w:t xml:space="preserve"> robot </w:t>
      </w:r>
    </w:p>
    <w:p w14:paraId="58A15C35" w14:textId="284AD0D9" w:rsidR="00523D3D" w:rsidRDefault="00523D3D" w:rsidP="00523D3D">
      <w:r>
        <w:t>When ask</w:t>
      </w:r>
      <w:r w:rsidR="004F09CC">
        <w:t>ed</w:t>
      </w:r>
      <w:r>
        <w:t xml:space="preserve"> </w:t>
      </w:r>
      <w:r w:rsidR="006E5794">
        <w:t>if</w:t>
      </w:r>
      <w:r>
        <w:t xml:space="preserve"> </w:t>
      </w:r>
      <w:r w:rsidR="002E0578" w:rsidRPr="004E32FF">
        <w:t>users</w:t>
      </w:r>
      <w:r w:rsidR="00C6405B" w:rsidRPr="004E32FF">
        <w:t xml:space="preserve"> </w:t>
      </w:r>
      <w:r w:rsidRPr="004E32FF">
        <w:t>agree</w:t>
      </w:r>
      <w:r w:rsidR="00C6405B" w:rsidRPr="004E32FF">
        <w:t>d</w:t>
      </w:r>
      <w:r w:rsidRPr="004E32FF">
        <w:t xml:space="preserve"> </w:t>
      </w:r>
      <w:r w:rsidRPr="00A24EF8">
        <w:t xml:space="preserve">on “I feel that </w:t>
      </w:r>
      <w:r w:rsidR="000D47E4">
        <w:t>EMI</w:t>
      </w:r>
      <w:r w:rsidRPr="00A24EF8">
        <w:t xml:space="preserve"> has emotion and express</w:t>
      </w:r>
      <w:ins w:id="409" w:author="Stenger, Bjorn | Bjorn | RIT" w:date="2019-12-23T14:39:00Z">
        <w:r w:rsidR="006C436F">
          <w:t>es</w:t>
        </w:r>
      </w:ins>
      <w:r w:rsidRPr="00A24EF8">
        <w:t xml:space="preserve"> its emotion </w:t>
      </w:r>
      <w:r w:rsidRPr="00D43823">
        <w:t xml:space="preserve">clearly”, </w:t>
      </w:r>
      <w:r w:rsidRPr="004E32FF">
        <w:t>76% of participants agree</w:t>
      </w:r>
      <w:r w:rsidR="00F62EBB" w:rsidRPr="004E32FF">
        <w:t>d</w:t>
      </w:r>
      <w:r w:rsidRPr="004E32FF">
        <w:t xml:space="preserve"> or strongly agreed </w:t>
      </w:r>
      <w:r w:rsidR="00C6405B" w:rsidRPr="004E32FF">
        <w:t>with</w:t>
      </w:r>
      <w:r w:rsidRPr="004E32FF">
        <w:t xml:space="preserve"> this statement. One </w:t>
      </w:r>
      <w:r w:rsidR="001C1990" w:rsidRPr="004E32FF">
        <w:t xml:space="preserve">user </w:t>
      </w:r>
      <w:r w:rsidRPr="004E32FF">
        <w:t>specifically comment</w:t>
      </w:r>
      <w:r w:rsidR="001C1990" w:rsidRPr="004E32FF">
        <w:t xml:space="preserve">ed </w:t>
      </w:r>
      <w:r w:rsidR="00FB2B53" w:rsidRPr="004E32FF">
        <w:t xml:space="preserve">that </w:t>
      </w:r>
      <w:r w:rsidR="001C1990" w:rsidRPr="004E32FF">
        <w:t xml:space="preserve">the </w:t>
      </w:r>
      <w:r w:rsidR="00FB2B53" w:rsidRPr="004E32FF">
        <w:t xml:space="preserve">robot is </w:t>
      </w:r>
      <w:r w:rsidRPr="004E32FF">
        <w:t xml:space="preserve">“expressive and interactive”. </w:t>
      </w:r>
      <w:r w:rsidR="00616BB1">
        <w:t>Through a Mood’s Median Test we found these results was not gendered</w:t>
      </w:r>
      <w:r w:rsidR="008011D7">
        <w:t xml:space="preserve"> (Mood’s Median Test with p = 0.68). </w:t>
      </w:r>
    </w:p>
    <w:p w14:paraId="4CFCC8A1" w14:textId="06B7CA47" w:rsidR="00616BB1" w:rsidRDefault="00616BB1" w:rsidP="00523D3D">
      <w:r>
        <w:t>Through our recordings we</w:t>
      </w:r>
      <w:r w:rsidR="00523D3D">
        <w:rPr>
          <w:rFonts w:hint="eastAsia"/>
        </w:rPr>
        <w:t xml:space="preserve"> observed that </w:t>
      </w:r>
      <w:r w:rsidR="002E0578">
        <w:t xml:space="preserve">users </w:t>
      </w:r>
      <w:r w:rsidR="00C6405B">
        <w:t xml:space="preserve">were </w:t>
      </w:r>
      <w:r w:rsidR="00523D3D">
        <w:rPr>
          <w:rFonts w:hint="eastAsia"/>
        </w:rPr>
        <w:t>often surprise</w:t>
      </w:r>
      <w:r w:rsidR="00C6405B">
        <w:t>d</w:t>
      </w:r>
      <w:r w:rsidR="00523D3D">
        <w:rPr>
          <w:rFonts w:hint="eastAsia"/>
        </w:rPr>
        <w:t xml:space="preserve"> </w:t>
      </w:r>
      <w:r w:rsidR="00F62EBB">
        <w:t>or</w:t>
      </w:r>
      <w:r w:rsidR="00523D3D">
        <w:rPr>
          <w:rFonts w:hint="eastAsia"/>
        </w:rPr>
        <w:t xml:space="preserve"> excite</w:t>
      </w:r>
      <w:r w:rsidR="00C6405B">
        <w:t>d</w:t>
      </w:r>
      <w:r w:rsidR="00FB2B53">
        <w:t xml:space="preserve"> when they </w:t>
      </w:r>
      <w:r w:rsidR="00CA2F79">
        <w:t xml:space="preserve">saw </w:t>
      </w:r>
      <w:r w:rsidR="000D47E4">
        <w:t>EMI</w:t>
      </w:r>
      <w:r w:rsidR="00FB2B53">
        <w:t xml:space="preserve">’s </w:t>
      </w:r>
      <w:r w:rsidR="00CA2F79">
        <w:t>positive reaction</w:t>
      </w:r>
      <w:r w:rsidR="00523D3D" w:rsidRPr="00616BB1">
        <w:t>,</w:t>
      </w:r>
      <w:r w:rsidR="008415DD" w:rsidRPr="00616BB1">
        <w:t xml:space="preserve"> making </w:t>
      </w:r>
      <w:r>
        <w:t>interjections</w:t>
      </w:r>
      <w:r w:rsidRPr="00616BB1">
        <w:t xml:space="preserve"> </w:t>
      </w:r>
      <w:r w:rsidR="004E32FF" w:rsidRPr="00616BB1">
        <w:t xml:space="preserve">like </w:t>
      </w:r>
      <w:r>
        <w:t>“</w:t>
      </w:r>
      <w:r w:rsidR="004E32FF" w:rsidRPr="00616BB1">
        <w:t>aw</w:t>
      </w:r>
      <w:r>
        <w:t>” and “ooh”</w:t>
      </w:r>
      <w:r w:rsidR="00523D3D" w:rsidRPr="00616BB1">
        <w:t>.</w:t>
      </w:r>
      <w:r w:rsidR="00523D3D">
        <w:rPr>
          <w:rFonts w:hint="eastAsia"/>
        </w:rPr>
        <w:t xml:space="preserve"> When </w:t>
      </w:r>
      <w:r w:rsidR="000D47E4">
        <w:rPr>
          <w:rFonts w:hint="eastAsia"/>
        </w:rPr>
        <w:t>EMI</w:t>
      </w:r>
      <w:r w:rsidR="00523D3D">
        <w:rPr>
          <w:rFonts w:hint="eastAsia"/>
        </w:rPr>
        <w:t xml:space="preserve"> was crying, </w:t>
      </w:r>
      <w:r>
        <w:t>some</w:t>
      </w:r>
      <w:r>
        <w:rPr>
          <w:rFonts w:hint="eastAsia"/>
        </w:rPr>
        <w:t xml:space="preserve"> </w:t>
      </w:r>
      <w:r w:rsidR="00523D3D">
        <w:rPr>
          <w:rFonts w:hint="eastAsia"/>
        </w:rPr>
        <w:t>commente</w:t>
      </w:r>
      <w:r w:rsidR="0010674A">
        <w:t>d “</w:t>
      </w:r>
      <w:r w:rsidR="00523D3D">
        <w:rPr>
          <w:rFonts w:hint="eastAsia"/>
        </w:rPr>
        <w:t>かわいそう</w:t>
      </w:r>
      <w:ins w:id="410" w:author="Stenger, Bjorn | Bjorn | RIT" w:date="2019-12-23T14:41:00Z">
        <w:r w:rsidR="00661FC0">
          <w:rPr>
            <w:rFonts w:eastAsiaTheme="minorEastAsia"/>
            <w:lang w:eastAsia="ja-JP"/>
          </w:rPr>
          <w:t xml:space="preserve"> </w:t>
        </w:r>
      </w:ins>
      <w:del w:id="411" w:author="Stenger, Bjorn | Bjorn | RIT" w:date="2019-12-23T14:40:00Z">
        <w:r w:rsidR="0010674A" w:rsidDel="00661FC0">
          <w:delText xml:space="preserve"> </w:delText>
        </w:r>
      </w:del>
      <w:r w:rsidR="00523D3D">
        <w:rPr>
          <w:rFonts w:hint="eastAsia"/>
        </w:rPr>
        <w:t>(</w:t>
      </w:r>
      <w:del w:id="412" w:author="Stenger, Bjorn | Bjorn | RIT" w:date="2019-12-23T14:40:00Z">
        <w:r w:rsidR="00523D3D" w:rsidDel="006C436F">
          <w:rPr>
            <w:rFonts w:hint="eastAsia"/>
          </w:rPr>
          <w:delText>that is too sad</w:delText>
        </w:r>
      </w:del>
      <w:ins w:id="413" w:author="Stenger, Bjorn | Bjorn | RIT" w:date="2019-12-23T14:40:00Z">
        <w:r w:rsidR="006C436F">
          <w:t>poor thing</w:t>
        </w:r>
      </w:ins>
      <w:r w:rsidR="008415DD">
        <w:t>)</w:t>
      </w:r>
      <w:r w:rsidR="0010674A">
        <w:t>”</w:t>
      </w:r>
      <w:r w:rsidR="00523D3D">
        <w:rPr>
          <w:rFonts w:hint="eastAsia"/>
        </w:rPr>
        <w:t xml:space="preserve">. </w:t>
      </w:r>
      <w:r>
        <w:t>When</w:t>
      </w:r>
      <w:r>
        <w:rPr>
          <w:rFonts w:hint="eastAsia"/>
        </w:rPr>
        <w:t xml:space="preserve"> </w:t>
      </w:r>
      <w:r w:rsidR="000D47E4">
        <w:rPr>
          <w:rFonts w:hint="eastAsia"/>
        </w:rPr>
        <w:t>EMI</w:t>
      </w:r>
      <w:r w:rsidR="00523D3D">
        <w:rPr>
          <w:rFonts w:hint="eastAsia"/>
        </w:rPr>
        <w:t xml:space="preserve"> smil</w:t>
      </w:r>
      <w:r w:rsidR="001C1990">
        <w:t>e</w:t>
      </w:r>
      <w:r>
        <w:t>d</w:t>
      </w:r>
      <w:r w:rsidR="00523D3D">
        <w:rPr>
          <w:rFonts w:hint="eastAsia"/>
        </w:rPr>
        <w:t xml:space="preserve"> </w:t>
      </w:r>
      <w:r w:rsidR="007D1479">
        <w:t>users</w:t>
      </w:r>
      <w:r w:rsidR="00F62EBB">
        <w:t xml:space="preserve"> often smile</w:t>
      </w:r>
      <w:ins w:id="414" w:author="Stenger, Bjorn | Bjorn | RIT" w:date="2019-12-23T14:41:00Z">
        <w:r w:rsidR="00661FC0">
          <w:t>d</w:t>
        </w:r>
      </w:ins>
      <w:r w:rsidR="00F62EBB">
        <w:t xml:space="preserve"> </w:t>
      </w:r>
      <w:r w:rsidR="007D1479">
        <w:t xml:space="preserve">back </w:t>
      </w:r>
      <w:r w:rsidR="007D1479">
        <w:lastRenderedPageBreak/>
        <w:t xml:space="preserve">at </w:t>
      </w:r>
      <w:r w:rsidR="000D47E4">
        <w:rPr>
          <w:rFonts w:hint="eastAsia"/>
        </w:rPr>
        <w:t>EMI</w:t>
      </w:r>
      <w:r w:rsidR="00523D3D">
        <w:rPr>
          <w:rFonts w:hint="eastAsia"/>
        </w:rPr>
        <w:t xml:space="preserve"> </w:t>
      </w:r>
      <w:r>
        <w:t>a</w:t>
      </w:r>
      <w:r w:rsidR="00523D3D">
        <w:rPr>
          <w:rFonts w:hint="eastAsia"/>
        </w:rPr>
        <w:t xml:space="preserve">nd when </w:t>
      </w:r>
      <w:r w:rsidR="000D47E4">
        <w:rPr>
          <w:rFonts w:hint="eastAsia"/>
        </w:rPr>
        <w:t>EMI</w:t>
      </w:r>
      <w:r w:rsidR="00523D3D">
        <w:rPr>
          <w:rFonts w:hint="eastAsia"/>
        </w:rPr>
        <w:t xml:space="preserve"> kiss</w:t>
      </w:r>
      <w:r w:rsidR="007D1479">
        <w:t>ed</w:t>
      </w:r>
      <w:r w:rsidR="00523D3D">
        <w:rPr>
          <w:rFonts w:hint="eastAsia"/>
        </w:rPr>
        <w:t xml:space="preserve"> good bye </w:t>
      </w:r>
      <w:r w:rsidR="007D1479">
        <w:t xml:space="preserve">we observed a few of our younger </w:t>
      </w:r>
      <w:r w:rsidR="007D1479">
        <w:rPr>
          <w:rFonts w:hint="eastAsia"/>
        </w:rPr>
        <w:t>users wav</w:t>
      </w:r>
      <w:ins w:id="415" w:author="Stenger, Bjorn | Bjorn | RIT" w:date="2019-12-23T14:41:00Z">
        <w:r w:rsidR="00661FC0">
          <w:t>ing</w:t>
        </w:r>
      </w:ins>
      <w:del w:id="416" w:author="Stenger, Bjorn | Bjorn | RIT" w:date="2019-12-23T14:41:00Z">
        <w:r w:rsidR="007D1479" w:rsidDel="00661FC0">
          <w:delText>ed</w:delText>
        </w:r>
      </w:del>
      <w:r w:rsidR="007D1479">
        <w:rPr>
          <w:rFonts w:hint="eastAsia"/>
        </w:rPr>
        <w:t xml:space="preserve"> back </w:t>
      </w:r>
      <w:r w:rsidR="007D1479">
        <w:t>at</w:t>
      </w:r>
      <w:r w:rsidR="007D1479">
        <w:rPr>
          <w:rFonts w:hint="eastAsia"/>
        </w:rPr>
        <w:t xml:space="preserve"> </w:t>
      </w:r>
      <w:r w:rsidR="000D47E4">
        <w:t>EMI</w:t>
      </w:r>
      <w:r w:rsidR="007D1479">
        <w:t xml:space="preserve"> and </w:t>
      </w:r>
      <w:r w:rsidR="00523D3D">
        <w:rPr>
          <w:rFonts w:hint="eastAsia"/>
        </w:rPr>
        <w:t xml:space="preserve">one </w:t>
      </w:r>
      <w:r w:rsidR="007D1479">
        <w:t xml:space="preserve">young </w:t>
      </w:r>
      <w:r w:rsidR="00523D3D">
        <w:rPr>
          <w:rFonts w:hint="eastAsia"/>
        </w:rPr>
        <w:t>user</w:t>
      </w:r>
      <w:r>
        <w:t xml:space="preserve"> </w:t>
      </w:r>
      <w:r w:rsidR="00523D3D">
        <w:rPr>
          <w:rFonts w:hint="eastAsia"/>
        </w:rPr>
        <w:t>kiss</w:t>
      </w:r>
      <w:r w:rsidR="00F62EBB">
        <w:t>ed</w:t>
      </w:r>
      <w:r w:rsidR="00523D3D">
        <w:rPr>
          <w:rFonts w:hint="eastAsia"/>
        </w:rPr>
        <w:t xml:space="preserve"> </w:t>
      </w:r>
      <w:r w:rsidR="00104722">
        <w:rPr>
          <w:noProof/>
          <w:lang w:eastAsia="ja-JP"/>
        </w:rPr>
        <w:drawing>
          <wp:anchor distT="0" distB="0" distL="114300" distR="114300" simplePos="0" relativeHeight="251667456" behindDoc="0" locked="0" layoutInCell="1" allowOverlap="1" wp14:anchorId="7DF0EE95" wp14:editId="761AD4CD">
            <wp:simplePos x="0" y="0"/>
            <wp:positionH relativeFrom="margin">
              <wp:posOffset>-2168859</wp:posOffset>
            </wp:positionH>
            <wp:positionV relativeFrom="margin">
              <wp:posOffset>171350</wp:posOffset>
            </wp:positionV>
            <wp:extent cx="1774190" cy="299974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12 at 14.54.36.png"/>
                    <pic:cNvPicPr/>
                  </pic:nvPicPr>
                  <pic:blipFill>
                    <a:blip r:embed="rId17"/>
                    <a:stretch>
                      <a:fillRect/>
                    </a:stretch>
                  </pic:blipFill>
                  <pic:spPr>
                    <a:xfrm>
                      <a:off x="0" y="0"/>
                      <a:ext cx="1774190" cy="2999740"/>
                    </a:xfrm>
                    <a:prstGeom prst="rect">
                      <a:avLst/>
                    </a:prstGeom>
                  </pic:spPr>
                </pic:pic>
              </a:graphicData>
            </a:graphic>
            <wp14:sizeRelH relativeFrom="margin">
              <wp14:pctWidth>0</wp14:pctWidth>
            </wp14:sizeRelH>
            <wp14:sizeRelV relativeFrom="margin">
              <wp14:pctHeight>0</wp14:pctHeight>
            </wp14:sizeRelV>
          </wp:anchor>
        </w:drawing>
      </w:r>
      <w:r w:rsidR="000D47E4">
        <w:t>EMI</w:t>
      </w:r>
      <w:r w:rsidR="007D1479">
        <w:t xml:space="preserve"> </w:t>
      </w:r>
      <w:r w:rsidR="00523D3D">
        <w:rPr>
          <w:rFonts w:hint="eastAsia"/>
        </w:rPr>
        <w:t>back</w:t>
      </w:r>
      <w:r w:rsidR="007D1479">
        <w:t xml:space="preserve"> on its </w:t>
      </w:r>
      <w:ins w:id="417" w:author="Stenger, Bjorn | Bjorn | RIT" w:date="2019-12-23T14:41:00Z">
        <w:r w:rsidR="00661FC0">
          <w:t xml:space="preserve">(projected) </w:t>
        </w:r>
      </w:ins>
      <w:r w:rsidR="007D1479">
        <w:t>face</w:t>
      </w:r>
      <w:del w:id="418" w:author="Stenger, Bjorn | Bjorn | RIT" w:date="2019-12-23T14:41:00Z">
        <w:r w:rsidR="007D1479" w:rsidDel="00661FC0">
          <w:delText xml:space="preserve"> (on the projected surface)</w:delText>
        </w:r>
      </w:del>
      <w:r w:rsidR="00523D3D">
        <w:rPr>
          <w:rFonts w:hint="eastAsia"/>
        </w:rPr>
        <w:t xml:space="preserve">. </w:t>
      </w:r>
      <w:r w:rsidR="00983BCB">
        <w:t>From both the survey data and the observation data, EMI’s e</w:t>
      </w:r>
      <w:ins w:id="419" w:author="Stenger, Bjorn | Bjorn | RIT" w:date="2019-12-23T14:41:00Z">
        <w:r w:rsidR="00661FC0">
          <w:t>xpressions were</w:t>
        </w:r>
      </w:ins>
      <w:del w:id="420" w:author="Stenger, Bjorn | Bjorn | RIT" w:date="2019-12-23T14:41:00Z">
        <w:r w:rsidR="00983BCB" w:rsidDel="00661FC0">
          <w:delText>motional</w:delText>
        </w:r>
      </w:del>
      <w:r w:rsidR="00983BCB">
        <w:t xml:space="preserve"> is generally </w:t>
      </w:r>
      <w:ins w:id="421" w:author="Stenger, Bjorn | Bjorn | RIT" w:date="2019-12-23T14:42:00Z">
        <w:r w:rsidR="00661FC0">
          <w:t xml:space="preserve">understood and </w:t>
        </w:r>
      </w:ins>
      <w:r w:rsidR="00983BCB">
        <w:t xml:space="preserve">accepted </w:t>
      </w:r>
      <w:del w:id="422" w:author="Stenger, Bjorn | Bjorn | RIT" w:date="2019-12-23T14:42:00Z">
        <w:r w:rsidR="00983BCB" w:rsidDel="00661FC0">
          <w:delText xml:space="preserve">and perceived </w:delText>
        </w:r>
      </w:del>
      <w:r w:rsidR="00983BCB">
        <w:t xml:space="preserve">by users. </w:t>
      </w:r>
    </w:p>
    <w:p w14:paraId="795B0A33" w14:textId="216CDC91" w:rsidR="00523D3D" w:rsidRPr="009E0A47" w:rsidRDefault="00523D3D" w:rsidP="00523D3D">
      <w:pPr>
        <w:pStyle w:val="Heading2"/>
        <w:rPr>
          <w:lang w:eastAsia="zh-CN"/>
        </w:rPr>
      </w:pPr>
      <w:r w:rsidRPr="009E0A47">
        <w:t>Face is</w:t>
      </w:r>
      <w:r w:rsidR="00004F54">
        <w:t xml:space="preserve"> a</w:t>
      </w:r>
      <w:r w:rsidRPr="009E0A47">
        <w:t xml:space="preserve"> relatively stronger factor compared to voice </w:t>
      </w:r>
      <w:r w:rsidR="0088780E">
        <w:t>and</w:t>
      </w:r>
      <w:r w:rsidRPr="009E0A47">
        <w:t xml:space="preserve"> motion.</w:t>
      </w:r>
    </w:p>
    <w:p w14:paraId="34A343BC" w14:textId="3F3B4547" w:rsidR="00523D3D" w:rsidRDefault="00523D3D" w:rsidP="00523D3D">
      <w:r w:rsidRPr="009E0A47">
        <w:t xml:space="preserve">We </w:t>
      </w:r>
      <w:r w:rsidR="000C2D6E" w:rsidRPr="009E0A47">
        <w:t>prepare</w:t>
      </w:r>
      <w:ins w:id="423" w:author="Stenger, Bjorn | Bjorn | RIT" w:date="2019-12-23T14:42:00Z">
        <w:r w:rsidR="00661FC0">
          <w:t>d</w:t>
        </w:r>
      </w:ins>
      <w:r w:rsidRPr="009E0A47">
        <w:t xml:space="preserve"> three questions </w:t>
      </w:r>
      <w:r w:rsidR="00CA2F79">
        <w:t>related to EMI’s personality as follows</w:t>
      </w:r>
      <w:r w:rsidRPr="009E0A47">
        <w:t xml:space="preserve">, “I feel that </w:t>
      </w:r>
      <w:r w:rsidR="000D47E4">
        <w:t>EMI</w:t>
      </w:r>
      <w:r w:rsidRPr="009E0A47">
        <w:t xml:space="preserve"> has its own personality because of its face”, “</w:t>
      </w:r>
      <w:r w:rsidR="00F62EBB">
        <w:t>…</w:t>
      </w:r>
      <w:r w:rsidRPr="009E0A47">
        <w:t xml:space="preserve"> voice” and “</w:t>
      </w:r>
      <w:r w:rsidR="00F62EBB">
        <w:t>…</w:t>
      </w:r>
      <w:r w:rsidRPr="009E0A47">
        <w:t xml:space="preserve"> motion”, </w:t>
      </w:r>
      <w:commentRangeStart w:id="424"/>
      <w:r w:rsidRPr="009E0A47">
        <w:t xml:space="preserve">we </w:t>
      </w:r>
      <w:del w:id="425" w:author="Stenger, Bjorn | Bjorn | RIT" w:date="2019-12-23T14:42:00Z">
        <w:r w:rsidR="00F62EBB" w:rsidDel="00661FC0">
          <w:delText xml:space="preserve">received </w:delText>
        </w:r>
      </w:del>
      <w:ins w:id="426" w:author="Stenger, Bjorn | Bjorn | RIT" w:date="2019-12-23T14:42:00Z">
        <w:r w:rsidR="00661FC0">
          <w:t xml:space="preserve">obtained </w:t>
        </w:r>
      </w:ins>
      <w:r w:rsidRPr="009E0A47">
        <w:t>median</w:t>
      </w:r>
      <w:r w:rsidR="00F62EBB">
        <w:t xml:space="preserve">s of </w:t>
      </w:r>
      <w:r w:rsidRPr="009E0A47">
        <w:t xml:space="preserve">4,3,3, </w:t>
      </w:r>
      <w:commentRangeEnd w:id="424"/>
      <w:r w:rsidR="00D43823">
        <w:rPr>
          <w:rStyle w:val="CommentReference"/>
        </w:rPr>
        <w:commentReference w:id="424"/>
      </w:r>
      <w:r w:rsidR="00F62EBB">
        <w:t>respectively</w:t>
      </w:r>
      <w:r w:rsidRPr="009E0A47">
        <w:t xml:space="preserve">. However, </w:t>
      </w:r>
      <w:r>
        <w:t>Mo</w:t>
      </w:r>
      <w:r w:rsidR="008011D7">
        <w:t>od</w:t>
      </w:r>
      <w:r>
        <w:t>’s median test</w:t>
      </w:r>
      <w:r w:rsidR="00C6405B">
        <w:t xml:space="preserve"> </w:t>
      </w:r>
      <w:r w:rsidR="00F62EBB">
        <w:t>indicated</w:t>
      </w:r>
      <w:r w:rsidR="00C6405B">
        <w:t xml:space="preserve"> </w:t>
      </w:r>
      <w:r w:rsidR="00F62EBB">
        <w:t xml:space="preserve">their differences were not </w:t>
      </w:r>
      <w:r w:rsidR="00C6405B">
        <w:t>statistically significant (</w:t>
      </w:r>
      <w:r>
        <w:t>p = 0.88</w:t>
      </w:r>
      <w:r w:rsidR="00C6405B">
        <w:t>6)</w:t>
      </w:r>
      <w:r>
        <w:t xml:space="preserve">. </w:t>
      </w:r>
    </w:p>
    <w:p w14:paraId="66C678F1" w14:textId="5458F052" w:rsidR="00523D3D" w:rsidRDefault="000D47E4" w:rsidP="00523D3D">
      <w:r>
        <w:rPr>
          <w:rFonts w:hint="eastAsia"/>
        </w:rPr>
        <w:t>Although the data does not provide strong evidence of the face</w:t>
      </w:r>
      <w:r>
        <w:t xml:space="preserve">’s </w:t>
      </w:r>
      <w:r w:rsidR="00CA2F79">
        <w:t>significance</w:t>
      </w:r>
      <w:r>
        <w:t>, our observations indicate it was a strong factor.  We observed many children being drawn to the round head, staring at it, pointing to it even touching, hugging and kissing it.</w:t>
      </w:r>
      <w:r w:rsidR="005D2810">
        <w:t xml:space="preserve"> </w:t>
      </w:r>
      <w:r>
        <w:t>Kids spent the most time responding the EMI’s face th</w:t>
      </w:r>
      <w:r w:rsidR="00CA2F79">
        <w:t>a</w:t>
      </w:r>
      <w:r>
        <w:t>n the other factors</w:t>
      </w:r>
      <w:r w:rsidR="00CA2F79">
        <w:t xml:space="preserve"> (voice, motion)</w:t>
      </w:r>
      <w:r>
        <w:t>.</w:t>
      </w:r>
    </w:p>
    <w:p w14:paraId="671A972E" w14:textId="38E51267" w:rsidR="00523D3D" w:rsidRDefault="00523D3D" w:rsidP="00523D3D">
      <w:pPr>
        <w:pStyle w:val="Heading2"/>
      </w:pPr>
      <w:r>
        <w:t>Tolerance</w:t>
      </w:r>
      <w:r w:rsidR="00824844">
        <w:t xml:space="preserve"> and </w:t>
      </w:r>
      <w:r w:rsidR="00CA77E4">
        <w:t>p</w:t>
      </w:r>
      <w:r w:rsidR="00034626">
        <w:t>atience were mitigated</w:t>
      </w:r>
    </w:p>
    <w:p w14:paraId="4D2E6419" w14:textId="3081ABAF" w:rsidR="000D47E4" w:rsidRDefault="00523D3D" w:rsidP="00523D3D">
      <w:r>
        <w:t xml:space="preserve">We </w:t>
      </w:r>
      <w:r w:rsidR="00544CEB">
        <w:t>hypothesi</w:t>
      </w:r>
      <w:r w:rsidR="00CA77E4">
        <w:t>zed that</w:t>
      </w:r>
      <w:ins w:id="427" w:author="Stenger, Bjorn | Bjorn | RIT" w:date="2019-12-23T14:43:00Z">
        <w:r w:rsidR="00661FC0">
          <w:t xml:space="preserve"> when EMI makes mistakes</w:t>
        </w:r>
      </w:ins>
      <w:r>
        <w:t xml:space="preserve"> </w:t>
      </w:r>
      <w:r w:rsidR="00544CEB">
        <w:t>user</w:t>
      </w:r>
      <w:del w:id="428" w:author="Stenger, Bjorn | Bjorn | RIT" w:date="2019-12-23T14:42:00Z">
        <w:r w:rsidR="00544CEB" w:rsidDel="00661FC0">
          <w:delText>’s</w:delText>
        </w:r>
      </w:del>
      <w:r w:rsidR="00544CEB">
        <w:t xml:space="preserve"> </w:t>
      </w:r>
      <w:del w:id="429" w:author="Stenger, Bjorn | Bjorn | RIT" w:date="2019-12-23T14:43:00Z">
        <w:r w:rsidR="00DA6E36" w:rsidDel="00661FC0">
          <w:delText>uneasiness (if any)</w:delText>
        </w:r>
      </w:del>
      <w:ins w:id="430" w:author="Stenger, Bjorn | Bjorn | RIT" w:date="2019-12-23T14:43:00Z">
        <w:r w:rsidR="00661FC0">
          <w:t>unease</w:t>
        </w:r>
      </w:ins>
      <w:r w:rsidR="00DA6E36">
        <w:t xml:space="preserve"> can </w:t>
      </w:r>
      <w:r w:rsidR="00544CEB">
        <w:t>be mitigated</w:t>
      </w:r>
      <w:del w:id="431" w:author="Stenger, Bjorn | Bjorn | RIT" w:date="2019-12-23T14:43:00Z">
        <w:r w:rsidR="00544CEB" w:rsidDel="00661FC0">
          <w:delText xml:space="preserve"> when </w:delText>
        </w:r>
        <w:r w:rsidR="000D47E4" w:rsidDel="00661FC0">
          <w:delText xml:space="preserve">EMI </w:delText>
        </w:r>
        <w:r w:rsidDel="00661FC0">
          <w:delText>makes mistakes</w:delText>
        </w:r>
      </w:del>
      <w:r>
        <w:t>.</w:t>
      </w:r>
      <w:r w:rsidR="00DA6E36">
        <w:t xml:space="preserve"> </w:t>
      </w:r>
      <w:r>
        <w:t>In our</w:t>
      </w:r>
      <w:r w:rsidR="008011D7">
        <w:t xml:space="preserve"> </w:t>
      </w:r>
      <w:r>
        <w:t xml:space="preserve">experiment, there </w:t>
      </w:r>
      <w:r w:rsidR="00B32D3A">
        <w:t>were</w:t>
      </w:r>
      <w:r>
        <w:t xml:space="preserve"> two types </w:t>
      </w:r>
      <w:r w:rsidR="000D47E4">
        <w:t xml:space="preserve">of </w:t>
      </w:r>
      <w:r>
        <w:t>failure</w:t>
      </w:r>
      <w:del w:id="432" w:author="Stenger, Bjorn | Bjorn | RIT" w:date="2019-12-23T14:43:00Z">
        <w:r w:rsidDel="00661FC0">
          <w:delText>s</w:delText>
        </w:r>
      </w:del>
      <w:r w:rsidR="000D47E4">
        <w:t>:</w:t>
      </w:r>
    </w:p>
    <w:p w14:paraId="5B897118" w14:textId="1994F0EC" w:rsidR="000D47E4" w:rsidRDefault="00523D3D" w:rsidP="00523D3D">
      <w:r>
        <w:t xml:space="preserve">1. </w:t>
      </w:r>
      <w:r w:rsidR="000D47E4">
        <w:t>F</w:t>
      </w:r>
      <w:r>
        <w:t>ailing to give a</w:t>
      </w:r>
      <w:del w:id="433" w:author="Stenger, Bjorn | Bjorn | RIT" w:date="2019-12-23T14:43:00Z">
        <w:r w:rsidDel="00661FC0">
          <w:delText>ny</w:delText>
        </w:r>
      </w:del>
      <w:r>
        <w:t xml:space="preserve"> response</w:t>
      </w:r>
      <w:r w:rsidR="000D47E4">
        <w:t xml:space="preserve"> when a user </w:t>
      </w:r>
      <w:del w:id="434" w:author="Stenger, Bjorn | Bjorn | RIT" w:date="2019-12-23T14:43:00Z">
        <w:r w:rsidR="000D47E4" w:rsidDel="00661FC0">
          <w:delText xml:space="preserve">says </w:delText>
        </w:r>
      </w:del>
      <w:ins w:id="435" w:author="Stenger, Bjorn | Bjorn | RIT" w:date="2019-12-23T14:43:00Z">
        <w:r w:rsidR="00661FC0">
          <w:t xml:space="preserve">utters </w:t>
        </w:r>
      </w:ins>
      <w:r w:rsidR="000D47E4">
        <w:t>a command.</w:t>
      </w:r>
      <w:r w:rsidR="000D47E4">
        <w:rPr>
          <w:rFonts w:hint="eastAsia"/>
        </w:rPr>
        <w:t xml:space="preserve"> </w:t>
      </w:r>
      <w:r w:rsidR="000D47E4">
        <w:t>This occurred</w:t>
      </w:r>
      <w:ins w:id="436" w:author="Stenger, Bjorn | Bjorn | RIT" w:date="2019-12-23T14:44:00Z">
        <w:r w:rsidR="00661FC0">
          <w:t>, for example,</w:t>
        </w:r>
      </w:ins>
      <w:r w:rsidR="000D47E4">
        <w:t xml:space="preserve"> when </w:t>
      </w:r>
      <w:del w:id="437" w:author="Stenger, Bjorn | Bjorn | RIT" w:date="2019-12-23T14:44:00Z">
        <w:r w:rsidR="000D47E4" w:rsidDel="00661FC0">
          <w:delText xml:space="preserve">EMI did not hear </w:delText>
        </w:r>
      </w:del>
      <w:r w:rsidR="000D47E4">
        <w:t>the wake-word</w:t>
      </w:r>
      <w:ins w:id="438" w:author="Stenger, Bjorn | Bjorn | RIT" w:date="2019-12-23T14:44:00Z">
        <w:r w:rsidR="00661FC0">
          <w:t xml:space="preserve"> was not recognized.</w:t>
        </w:r>
      </w:ins>
      <w:del w:id="439" w:author="Stenger, Bjorn | Bjorn | RIT" w:date="2019-12-23T14:44:00Z">
        <w:r w:rsidR="000D47E4" w:rsidDel="00661FC0">
          <w:delText>.</w:delText>
        </w:r>
      </w:del>
    </w:p>
    <w:p w14:paraId="21C2FB05" w14:textId="483B7597" w:rsidR="00523D3D" w:rsidRPr="009E0A47" w:rsidRDefault="00523D3D" w:rsidP="00523D3D">
      <w:r>
        <w:t xml:space="preserve">2. </w:t>
      </w:r>
      <w:r w:rsidR="00CA2F79">
        <w:t xml:space="preserve">Apologizing </w:t>
      </w:r>
      <w:r>
        <w:t>for not being able to understand and ask</w:t>
      </w:r>
      <w:r w:rsidR="00CA2F79">
        <w:t>ing</w:t>
      </w:r>
      <w:r>
        <w:t xml:space="preserve"> to repeat the comm</w:t>
      </w:r>
      <w:r w:rsidR="00DA6E36">
        <w:t>a</w:t>
      </w:r>
      <w:r>
        <w:t>nd</w:t>
      </w:r>
      <w:r w:rsidR="000D47E4">
        <w:t xml:space="preserve">. With phrases </w:t>
      </w:r>
      <w:r w:rsidR="007A7B42">
        <w:t>like,</w:t>
      </w:r>
      <w:r>
        <w:t xml:space="preserve"> “sorry, I don’t understand” or “sorry, one more time”. </w:t>
      </w:r>
      <w:r w:rsidR="000D47E4">
        <w:t xml:space="preserve">This occurred when EMI </w:t>
      </w:r>
      <w:del w:id="440" w:author="Stenger, Bjorn | Bjorn | RIT" w:date="2019-12-23T14:44:00Z">
        <w:r w:rsidR="000D47E4" w:rsidDel="00661FC0">
          <w:delText xml:space="preserve">heard </w:delText>
        </w:r>
      </w:del>
      <w:ins w:id="441" w:author="Stenger, Bjorn | Bjorn | RIT" w:date="2019-12-23T14:44:00Z">
        <w:r w:rsidR="00661FC0">
          <w:t xml:space="preserve">reacted to </w:t>
        </w:r>
      </w:ins>
      <w:r w:rsidR="000D47E4">
        <w:t>the wake-</w:t>
      </w:r>
      <w:del w:id="442" w:author="Stenger, Bjorn | Bjorn | RIT" w:date="2019-12-23T14:44:00Z">
        <w:r w:rsidR="000D47E4" w:rsidDel="00661FC0">
          <w:delText xml:space="preserve">up </w:delText>
        </w:r>
      </w:del>
      <w:r w:rsidR="000D47E4">
        <w:t xml:space="preserve">word but the </w:t>
      </w:r>
      <w:del w:id="443" w:author="Stenger, Bjorn | Bjorn | RIT" w:date="2019-12-23T14:44:00Z">
        <w:r w:rsidR="000D47E4" w:rsidDel="00661FC0">
          <w:delText xml:space="preserve">NLU </w:delText>
        </w:r>
      </w:del>
      <w:ins w:id="444" w:author="Stenger, Bjorn | Bjorn | RIT" w:date="2019-12-23T14:44:00Z">
        <w:r w:rsidR="00661FC0">
          <w:t xml:space="preserve">language unit </w:t>
        </w:r>
      </w:ins>
      <w:r w:rsidR="000D47E4">
        <w:t xml:space="preserve">failed to find a matching </w:t>
      </w:r>
      <w:del w:id="445" w:author="Stenger, Bjorn | Bjorn | RIT" w:date="2019-12-23T14:44:00Z">
        <w:r w:rsidR="000D47E4" w:rsidDel="00661FC0">
          <w:delText>intent f</w:delText>
        </w:r>
      </w:del>
      <w:del w:id="446" w:author="Stenger, Bjorn | Bjorn | RIT" w:date="2019-12-23T14:45:00Z">
        <w:r w:rsidR="000D47E4" w:rsidDel="00661FC0">
          <w:delText xml:space="preserve">or the </w:delText>
        </w:r>
      </w:del>
      <w:r w:rsidR="000D47E4">
        <w:t>command.</w:t>
      </w:r>
    </w:p>
    <w:p w14:paraId="5024BDA5" w14:textId="17C88FF4" w:rsidR="00523D3D" w:rsidRDefault="00DA6E36" w:rsidP="00523D3D">
      <w:r>
        <w:t xml:space="preserve">The median response for </w:t>
      </w:r>
      <w:r w:rsidR="00523D3D" w:rsidRPr="009E0A47">
        <w:t xml:space="preserve">“I was not upset when </w:t>
      </w:r>
      <w:r w:rsidR="000D47E4">
        <w:t>EMI</w:t>
      </w:r>
      <w:r w:rsidR="00523D3D" w:rsidRPr="009E0A47">
        <w:t xml:space="preserve"> was not responding”</w:t>
      </w:r>
      <w:r>
        <w:t xml:space="preserve"> was 3</w:t>
      </w:r>
      <w:r w:rsidR="00523D3D" w:rsidRPr="009E0A47">
        <w:t xml:space="preserve">. </w:t>
      </w:r>
      <w:r>
        <w:t xml:space="preserve">The responses were </w:t>
      </w:r>
      <w:r w:rsidR="00523D3D" w:rsidRPr="009E0A47">
        <w:t xml:space="preserve">equally distributed, with 36% answered </w:t>
      </w:r>
      <w:r>
        <w:t xml:space="preserve">disagree or </w:t>
      </w:r>
      <w:r w:rsidR="00523D3D" w:rsidRPr="009E0A47">
        <w:t>strongly disagree,</w:t>
      </w:r>
      <w:r>
        <w:t xml:space="preserve"> while</w:t>
      </w:r>
      <w:r w:rsidR="00523D3D" w:rsidRPr="009E0A47">
        <w:t xml:space="preserve"> 36% </w:t>
      </w:r>
      <w:r>
        <w:t xml:space="preserve">agree or </w:t>
      </w:r>
      <w:r w:rsidR="00523D3D" w:rsidRPr="009E0A47">
        <w:t>strongly</w:t>
      </w:r>
      <w:r w:rsidR="007A7B42">
        <w:t xml:space="preserve"> agree</w:t>
      </w:r>
      <w:r>
        <w:t xml:space="preserve">, while </w:t>
      </w:r>
      <w:r w:rsidR="00523D3D" w:rsidRPr="009E0A47">
        <w:t xml:space="preserve">the rest </w:t>
      </w:r>
      <w:del w:id="447" w:author="Stenger, Bjorn | Bjorn | RIT" w:date="2019-12-23T14:45:00Z">
        <w:r w:rsidR="00523D3D" w:rsidRPr="009E0A47" w:rsidDel="00661FC0">
          <w:delText xml:space="preserve">stayed </w:delText>
        </w:r>
      </w:del>
      <w:ins w:id="448" w:author="Stenger, Bjorn | Bjorn | RIT" w:date="2019-12-23T14:45:00Z">
        <w:r w:rsidR="00661FC0">
          <w:t>remained</w:t>
        </w:r>
        <w:r w:rsidR="00661FC0" w:rsidRPr="009E0A47">
          <w:t xml:space="preserve"> </w:t>
        </w:r>
      </w:ins>
      <w:r w:rsidR="00523D3D" w:rsidRPr="009E0A47">
        <w:t xml:space="preserve">neutral. </w:t>
      </w:r>
      <w:r>
        <w:t>Subsequently, w</w:t>
      </w:r>
      <w:r w:rsidR="00523D3D" w:rsidRPr="009E0A47">
        <w:t xml:space="preserve">hen </w:t>
      </w:r>
      <w:r w:rsidR="005B103E" w:rsidRPr="009E0A47">
        <w:t>asked</w:t>
      </w:r>
      <w:r w:rsidR="00523D3D" w:rsidRPr="009E0A47">
        <w:t xml:space="preserve"> “When </w:t>
      </w:r>
      <w:r w:rsidR="000D47E4">
        <w:t>EMI</w:t>
      </w:r>
      <w:r w:rsidR="00523D3D" w:rsidRPr="009E0A47">
        <w:t xml:space="preserve"> didn’t understand me, I wanted to talk to </w:t>
      </w:r>
      <w:r w:rsidR="000D47E4">
        <w:t>EMI</w:t>
      </w:r>
      <w:r w:rsidR="00523D3D" w:rsidRPr="009E0A47">
        <w:t xml:space="preserve"> again”, </w:t>
      </w:r>
      <w:r>
        <w:t>the</w:t>
      </w:r>
      <w:r w:rsidR="00523D3D" w:rsidRPr="009E0A47">
        <w:t xml:space="preserve"> median </w:t>
      </w:r>
      <w:r>
        <w:t>response was</w:t>
      </w:r>
      <w:r w:rsidRPr="009E0A47">
        <w:t xml:space="preserve"> </w:t>
      </w:r>
      <w:r w:rsidR="00523D3D" w:rsidRPr="009E0A47">
        <w:t>4</w:t>
      </w:r>
      <w:r>
        <w:t>,</w:t>
      </w:r>
      <w:r w:rsidR="00523D3D" w:rsidRPr="009E0A47">
        <w:t xml:space="preserve"> </w:t>
      </w:r>
      <w:r>
        <w:t xml:space="preserve">with </w:t>
      </w:r>
      <w:r w:rsidR="00523D3D" w:rsidRPr="009E0A47">
        <w:t xml:space="preserve">73 % </w:t>
      </w:r>
      <w:r>
        <w:t>being</w:t>
      </w:r>
      <w:r w:rsidR="00523D3D" w:rsidRPr="009E0A47">
        <w:t xml:space="preserve"> agree or strongly</w:t>
      </w:r>
      <w:r w:rsidR="00523D3D">
        <w:t xml:space="preserve"> agree.</w:t>
      </w:r>
      <w:r w:rsidR="007A7B42">
        <w:t xml:space="preserve"> W</w:t>
      </w:r>
      <w:r>
        <w:t xml:space="preserve">hen </w:t>
      </w:r>
      <w:r w:rsidR="000D47E4">
        <w:t>EMI</w:t>
      </w:r>
      <w:r>
        <w:t xml:space="preserve"> makes mistakes, users do indeed feel upset, </w:t>
      </w:r>
      <w:r w:rsidRPr="009E0A47">
        <w:t xml:space="preserve">but they </w:t>
      </w:r>
      <w:r>
        <w:t xml:space="preserve">were quite willing </w:t>
      </w:r>
      <w:r w:rsidRPr="009E0A47">
        <w:t xml:space="preserve">to give </w:t>
      </w:r>
      <w:r w:rsidR="000D47E4">
        <w:t>EMI</w:t>
      </w:r>
      <w:r w:rsidRPr="009E0A47">
        <w:t xml:space="preserve"> a second chance.</w:t>
      </w:r>
    </w:p>
    <w:p w14:paraId="2C8C30B8" w14:textId="723D5FE1" w:rsidR="00523D3D" w:rsidRDefault="007D034A" w:rsidP="00523D3D">
      <w:r>
        <w:t>Furthermore</w:t>
      </w:r>
      <w:r w:rsidR="00DA6E36">
        <w:t>, f</w:t>
      </w:r>
      <w:r w:rsidR="00523D3D">
        <w:t xml:space="preserve">rom our observation, when </w:t>
      </w:r>
      <w:r w:rsidR="000D47E4">
        <w:t>EMI</w:t>
      </w:r>
      <w:r w:rsidR="00523D3D">
        <w:t xml:space="preserve"> expres</w:t>
      </w:r>
      <w:r w:rsidR="00DA6E36">
        <w:t>se</w:t>
      </w:r>
      <w:ins w:id="449" w:author="Stenger, Bjorn | Bjorn | RIT" w:date="2019-12-23T14:45:00Z">
        <w:r w:rsidR="00661FC0">
          <w:t>d</w:t>
        </w:r>
      </w:ins>
      <w:del w:id="450" w:author="Stenger, Bjorn | Bjorn | RIT" w:date="2019-12-23T14:45:00Z">
        <w:r w:rsidR="00DA6E36" w:rsidDel="00661FC0">
          <w:delText>s</w:delText>
        </w:r>
      </w:del>
      <w:r w:rsidR="00DA6E36">
        <w:t xml:space="preserve"> </w:t>
      </w:r>
      <w:del w:id="451" w:author="Stenger, Bjorn | Bjorn | RIT" w:date="2019-12-23T14:45:00Z">
        <w:r w:rsidR="00DA6E36" w:rsidDel="00661FC0">
          <w:delText xml:space="preserve">verbally </w:delText>
        </w:r>
      </w:del>
      <w:r w:rsidR="00DA6E36">
        <w:t>its failure</w:t>
      </w:r>
      <w:ins w:id="452" w:author="Stenger, Bjorn | Bjorn | RIT" w:date="2019-12-23T14:45:00Z">
        <w:r w:rsidR="00661FC0">
          <w:t xml:space="preserve"> verbally</w:t>
        </w:r>
      </w:ins>
      <w:r w:rsidR="00523D3D">
        <w:t>, user</w:t>
      </w:r>
      <w:r w:rsidR="00DA6E36">
        <w:t>s</w:t>
      </w:r>
      <w:r w:rsidR="00523D3D">
        <w:t xml:space="preserve"> appeared to be more tolera</w:t>
      </w:r>
      <w:r w:rsidR="00DA6E36">
        <w:t>n</w:t>
      </w:r>
      <w:r w:rsidR="00523D3D">
        <w:t>t</w:t>
      </w:r>
      <w:r w:rsidR="00DA6E36">
        <w:t xml:space="preserve">, compared to when </w:t>
      </w:r>
      <w:r w:rsidR="000D47E4">
        <w:t>EMI</w:t>
      </w:r>
      <w:r w:rsidR="00DA6E36">
        <w:t xml:space="preserve"> does not give any response</w:t>
      </w:r>
      <w:r w:rsidR="00523D3D">
        <w:t xml:space="preserve">. When </w:t>
      </w:r>
      <w:r w:rsidR="000D47E4">
        <w:t>EMI</w:t>
      </w:r>
      <w:r w:rsidR="00523D3D">
        <w:t xml:space="preserve"> gave no response, user’s attitude </w:t>
      </w:r>
      <w:r w:rsidR="00D232FC">
        <w:t>was</w:t>
      </w:r>
      <w:r w:rsidR="00DA6E36">
        <w:t xml:space="preserve"> more </w:t>
      </w:r>
      <w:r>
        <w:t>anxious and</w:t>
      </w:r>
      <w:r w:rsidR="00DA6E36">
        <w:t xml:space="preserve"> started becoming im</w:t>
      </w:r>
      <w:r w:rsidR="00523D3D">
        <w:t>patien</w:t>
      </w:r>
      <w:r w:rsidR="00DA6E36">
        <w:t>t</w:t>
      </w:r>
      <w:r w:rsidR="00523D3D">
        <w:t>. One user commented “I felt anxious when I wait</w:t>
      </w:r>
      <w:ins w:id="453" w:author="Stenger, Bjorn | Bjorn | RIT" w:date="2019-12-23T14:45:00Z">
        <w:r w:rsidR="00661FC0">
          <w:t>ed</w:t>
        </w:r>
      </w:ins>
      <w:r w:rsidR="00523D3D">
        <w:t xml:space="preserve"> for </w:t>
      </w:r>
      <w:r w:rsidR="000D47E4">
        <w:t>EMI</w:t>
      </w:r>
      <w:r w:rsidR="00523D3D">
        <w:t xml:space="preserve">’s response”. On the other </w:t>
      </w:r>
      <w:r w:rsidR="007A7B42">
        <w:t>hand</w:t>
      </w:r>
      <w:r w:rsidR="00523D3D">
        <w:t xml:space="preserve">, after </w:t>
      </w:r>
      <w:r w:rsidR="000D47E4">
        <w:t>EMI</w:t>
      </w:r>
      <w:r w:rsidR="00523D3D">
        <w:t xml:space="preserve"> responded with “sorry I don’t understand”, most users showed disappointment, </w:t>
      </w:r>
      <w:del w:id="454" w:author="Stenger, Bjorn | Bjorn | RIT" w:date="2019-12-23T14:46:00Z">
        <w:r w:rsidR="00523D3D" w:rsidDel="00661FC0">
          <w:delText xml:space="preserve">but </w:delText>
        </w:r>
      </w:del>
      <w:ins w:id="455" w:author="Stenger, Bjorn | Bjorn | RIT" w:date="2019-12-23T14:46:00Z">
        <w:r w:rsidR="00661FC0">
          <w:t xml:space="preserve">and </w:t>
        </w:r>
      </w:ins>
      <w:r w:rsidR="00523D3D">
        <w:t xml:space="preserve">most of the time, </w:t>
      </w:r>
      <w:r w:rsidR="002E0578">
        <w:t>users</w:t>
      </w:r>
      <w:r w:rsidR="00523D3D">
        <w:t xml:space="preserve"> repeated the commands. </w:t>
      </w:r>
      <w:r w:rsidR="00D232FC">
        <w:t>The</w:t>
      </w:r>
      <w:r w:rsidR="00523D3D">
        <w:t xml:space="preserve"> tone </w:t>
      </w:r>
      <w:r w:rsidR="00D232FC">
        <w:t>when they</w:t>
      </w:r>
      <w:r w:rsidR="00523D3D">
        <w:t xml:space="preserve"> repeated</w:t>
      </w:r>
      <w:r w:rsidR="00D232FC">
        <w:t xml:space="preserve"> the comm</w:t>
      </w:r>
      <w:ins w:id="456" w:author="Stenger, Bjorn | Bjorn | RIT" w:date="2019-12-23T14:46:00Z">
        <w:r w:rsidR="00661FC0">
          <w:t>a</w:t>
        </w:r>
      </w:ins>
      <w:del w:id="457" w:author="Stenger, Bjorn | Bjorn | RIT" w:date="2019-12-23T14:46:00Z">
        <w:r w:rsidR="00D232FC" w:rsidDel="00661FC0">
          <w:delText>e</w:delText>
        </w:r>
      </w:del>
      <w:r w:rsidR="00D232FC">
        <w:t>nds</w:t>
      </w:r>
      <w:r w:rsidR="00523D3D">
        <w:t xml:space="preserve"> appeared to be gentle</w:t>
      </w:r>
      <w:r w:rsidR="00D232FC">
        <w:t>r</w:t>
      </w:r>
      <w:r w:rsidR="00523D3D">
        <w:t xml:space="preserve">. </w:t>
      </w:r>
      <w:r w:rsidR="00D232FC">
        <w:t>W</w:t>
      </w:r>
      <w:r w:rsidR="00523D3D">
        <w:t xml:space="preserve">hen </w:t>
      </w:r>
      <w:r w:rsidR="000D47E4">
        <w:t>EMI</w:t>
      </w:r>
      <w:r w:rsidR="00DA6E36">
        <w:t xml:space="preserve"> </w:t>
      </w:r>
      <w:r w:rsidR="00523D3D">
        <w:t>reacted successfully after several tries</w:t>
      </w:r>
      <w:r w:rsidR="00D232FC">
        <w:t xml:space="preserve">, users </w:t>
      </w:r>
      <w:r w:rsidR="007A7B42">
        <w:t xml:space="preserve">were </w:t>
      </w:r>
      <w:r w:rsidR="007A7B42" w:rsidRPr="00D43823">
        <w:t>relieved</w:t>
      </w:r>
      <w:r w:rsidR="00DA6E36">
        <w:t xml:space="preserve">, and appeared </w:t>
      </w:r>
      <w:r w:rsidR="00D232FC">
        <w:t>happ</w:t>
      </w:r>
      <w:r w:rsidR="00DA6E36">
        <w:t>ier</w:t>
      </w:r>
      <w:r w:rsidR="00523D3D">
        <w:t>.</w:t>
      </w:r>
      <w:r w:rsidR="002477C2">
        <w:t xml:space="preserve"> </w:t>
      </w:r>
      <w:r w:rsidR="008A6EDF">
        <w:t>Finally, when asked, “I trusted EMI can understand me” the results showed that a majority agreed with this statement.</w:t>
      </w:r>
      <w:r w:rsidR="008A6EDF" w:rsidDel="008A6EDF">
        <w:t xml:space="preserve"> </w:t>
      </w:r>
      <w:r w:rsidR="008A6EDF">
        <w:t>W</w:t>
      </w:r>
      <w:r w:rsidR="00D232FC">
        <w:t>e can conclude</w:t>
      </w:r>
      <w:r w:rsidR="00DA6E36">
        <w:t xml:space="preserve"> </w:t>
      </w:r>
      <w:r w:rsidR="008A6EDF">
        <w:t>that users think that EMI is trying to understand them and so they are more patient and willing to try again to help EMI.</w:t>
      </w:r>
      <w:r w:rsidR="00D232FC">
        <w:t xml:space="preserve">  </w:t>
      </w:r>
    </w:p>
    <w:p w14:paraId="2A403ADD" w14:textId="37942942" w:rsidR="00523D3D" w:rsidRDefault="00663B46" w:rsidP="00523D3D">
      <w:r w:rsidRPr="00663B46">
        <w:t>Our</w:t>
      </w:r>
      <w:r w:rsidR="005B103E" w:rsidRPr="00663B46">
        <w:t xml:space="preserve"> experiment </w:t>
      </w:r>
      <w:r w:rsidR="00B32D3A">
        <w:t>was</w:t>
      </w:r>
      <w:r w:rsidR="005B103E" w:rsidRPr="00663B46">
        <w:t xml:space="preserve"> conducted in Japan and </w:t>
      </w:r>
      <w:r w:rsidR="00DA6E36">
        <w:t xml:space="preserve">our visitors were composed of </w:t>
      </w:r>
      <w:r w:rsidR="005B103E" w:rsidRPr="00663B46">
        <w:t>both native Japanese speaker</w:t>
      </w:r>
      <w:r w:rsidR="00DA6E36">
        <w:t>s</w:t>
      </w:r>
      <w:r w:rsidR="005B103E" w:rsidRPr="00663B46">
        <w:t xml:space="preserve"> and English speaker</w:t>
      </w:r>
      <w:ins w:id="458" w:author="Stenger, Bjorn | Bjorn | RIT" w:date="2019-12-23T14:46:00Z">
        <w:r w:rsidR="00661FC0">
          <w:t>s</w:t>
        </w:r>
      </w:ins>
      <w:r>
        <w:t xml:space="preserve">. </w:t>
      </w:r>
      <w:r w:rsidR="00DA6E36">
        <w:t>Because of this</w:t>
      </w:r>
      <w:r w:rsidR="00B32D3A">
        <w:t>,</w:t>
      </w:r>
      <w:r>
        <w:t xml:space="preserve"> we </w:t>
      </w:r>
      <w:r>
        <w:lastRenderedPageBreak/>
        <w:t>additionally analyze</w:t>
      </w:r>
      <w:r w:rsidR="00DA6E36">
        <w:t>d</w:t>
      </w:r>
      <w:r>
        <w:t xml:space="preserve"> the </w:t>
      </w:r>
      <w:r w:rsidR="00DA6E36">
        <w:t xml:space="preserve">possible </w:t>
      </w:r>
      <w:r w:rsidR="005B103E" w:rsidRPr="00663B46">
        <w:t>differen</w:t>
      </w:r>
      <w:r>
        <w:t>ce</w:t>
      </w:r>
      <w:r w:rsidR="005B103E" w:rsidRPr="00663B46">
        <w:t xml:space="preserve"> between th</w:t>
      </w:r>
      <w:r w:rsidR="00DA6E36">
        <w:t>e</w:t>
      </w:r>
      <w:r w:rsidR="005B103E" w:rsidRPr="00663B46">
        <w:t>se groups</w:t>
      </w:r>
      <w:r w:rsidR="00D232FC">
        <w:t xml:space="preserve">. </w:t>
      </w:r>
      <w:r w:rsidR="00DA6E36">
        <w:t>We found that</w:t>
      </w:r>
      <w:r w:rsidR="00523D3D">
        <w:t xml:space="preserve"> </w:t>
      </w:r>
      <w:r w:rsidR="00DA6E36">
        <w:t xml:space="preserve">English speakers </w:t>
      </w:r>
      <w:r w:rsidR="00523D3D">
        <w:t>(</w:t>
      </w:r>
      <w:r w:rsidR="008A6EDF">
        <w:t xml:space="preserve">13 </w:t>
      </w:r>
      <w:r w:rsidR="00DA6E36">
        <w:t>users</w:t>
      </w:r>
      <w:r w:rsidR="00523D3D">
        <w:t xml:space="preserve">) </w:t>
      </w:r>
      <w:r w:rsidR="00DA6E36">
        <w:t xml:space="preserve">provided </w:t>
      </w:r>
      <w:r w:rsidR="00523D3D">
        <w:t>more positive responses than Japanese speaker</w:t>
      </w:r>
      <w:r w:rsidR="00DA6E36">
        <w:t>s</w:t>
      </w:r>
      <w:r w:rsidR="00523D3D">
        <w:t xml:space="preserve"> (</w:t>
      </w:r>
      <w:r w:rsidR="008A6EDF">
        <w:t xml:space="preserve">20 </w:t>
      </w:r>
      <w:r w:rsidR="00DA6E36">
        <w:t>users</w:t>
      </w:r>
      <w:r w:rsidR="00523D3D">
        <w:t xml:space="preserve">). </w:t>
      </w:r>
      <w:r w:rsidR="00DA6E36">
        <w:t xml:space="preserve">For the statement </w:t>
      </w:r>
      <w:r w:rsidR="00523D3D">
        <w:t xml:space="preserve">“I was not upset when </w:t>
      </w:r>
      <w:r w:rsidR="000D47E4">
        <w:t>EMI</w:t>
      </w:r>
      <w:r w:rsidR="00523D3D">
        <w:t xml:space="preserve"> was not responding”, </w:t>
      </w:r>
      <w:r w:rsidR="00DA6E36">
        <w:t xml:space="preserve">the </w:t>
      </w:r>
      <w:r w:rsidR="00523D3D">
        <w:t xml:space="preserve">median </w:t>
      </w:r>
      <w:r w:rsidR="005B103E">
        <w:t>f</w:t>
      </w:r>
      <w:r w:rsidR="00DA6E36">
        <w:t>or</w:t>
      </w:r>
      <w:r w:rsidR="00523D3D">
        <w:t xml:space="preserve"> </w:t>
      </w:r>
      <w:r w:rsidR="00DA6E36">
        <w:t>English</w:t>
      </w:r>
      <w:r w:rsidR="00523D3D">
        <w:t xml:space="preserve"> speaker vs Japanese speaker </w:t>
      </w:r>
      <w:r w:rsidR="00DA6E36">
        <w:t>was</w:t>
      </w:r>
      <w:r w:rsidR="00523D3D">
        <w:t xml:space="preserve"> 4</w:t>
      </w:r>
      <w:r w:rsidR="00DA6E36">
        <w:t xml:space="preserve"> and </w:t>
      </w:r>
      <w:r w:rsidR="00523D3D">
        <w:t>2</w:t>
      </w:r>
      <w:r w:rsidR="00DA6E36">
        <w:t xml:space="preserve"> respectively</w:t>
      </w:r>
      <w:r w:rsidR="00523D3D">
        <w:t>.</w:t>
      </w:r>
      <w:r w:rsidR="00D232FC">
        <w:t xml:space="preserve"> </w:t>
      </w:r>
      <w:r w:rsidR="00DA6E36">
        <w:t>Interestingly, for the statement</w:t>
      </w:r>
      <w:r w:rsidR="00523D3D">
        <w:t xml:space="preserve"> “When </w:t>
      </w:r>
      <w:r w:rsidR="000D47E4">
        <w:t>EMI</w:t>
      </w:r>
      <w:r w:rsidR="00523D3D">
        <w:t xml:space="preserve"> didn’t understand me, I wanted to talk to </w:t>
      </w:r>
      <w:r w:rsidR="000D47E4">
        <w:t>EMI</w:t>
      </w:r>
      <w:r w:rsidR="00523D3D">
        <w:t xml:space="preserve"> again” </w:t>
      </w:r>
      <w:r w:rsidR="00DA6E36">
        <w:t>the median was 4 for both groups</w:t>
      </w:r>
      <w:r w:rsidR="00523D3D">
        <w:t>.</w:t>
      </w:r>
      <w:r w:rsidR="008A6EDF">
        <w:t xml:space="preserve"> </w:t>
      </w:r>
      <w:r w:rsidR="00523D3D">
        <w:rPr>
          <w:rFonts w:hint="eastAsia"/>
        </w:rPr>
        <w:t>The reason</w:t>
      </w:r>
      <w:r w:rsidR="00DA6E36">
        <w:t xml:space="preserve"> could be attributed to the fact that </w:t>
      </w:r>
      <w:r w:rsidR="000D47E4">
        <w:t>EMI</w:t>
      </w:r>
      <w:r w:rsidR="008C7074">
        <w:t xml:space="preserve">’s </w:t>
      </w:r>
      <w:r w:rsidR="008A6EDF">
        <w:t xml:space="preserve">speech recognition </w:t>
      </w:r>
      <w:r w:rsidR="008C7074">
        <w:t>model</w:t>
      </w:r>
      <w:r w:rsidR="00DA6E36">
        <w:t xml:space="preserve"> </w:t>
      </w:r>
      <w:r w:rsidR="008C7074">
        <w:t>was</w:t>
      </w:r>
      <w:r w:rsidR="00523D3D">
        <w:rPr>
          <w:rFonts w:hint="eastAsia"/>
        </w:rPr>
        <w:t xml:space="preserve"> </w:t>
      </w:r>
      <w:r w:rsidR="008C7074" w:rsidRPr="00406587">
        <w:t xml:space="preserve">trained </w:t>
      </w:r>
      <w:r w:rsidR="008A6EDF" w:rsidRPr="00406587">
        <w:t>using American English phoneme</w:t>
      </w:r>
      <w:r w:rsidR="008A6EDF">
        <w:t xml:space="preserve"> from the </w:t>
      </w:r>
      <w:r w:rsidR="008A6EDF">
        <w:rPr>
          <w:b/>
        </w:rPr>
        <w:t xml:space="preserve">BLANK </w:t>
      </w:r>
      <w:r w:rsidR="008A6EDF">
        <w:t>database.</w:t>
      </w:r>
      <w:r w:rsidR="00DE37B3">
        <w:t xml:space="preserve"> So that it was better at understanding native-English speakers command compared to the non-native </w:t>
      </w:r>
      <w:r w:rsidR="007D034A">
        <w:t>English speakers</w:t>
      </w:r>
      <w:r w:rsidR="00523D3D">
        <w:rPr>
          <w:rFonts w:hint="eastAsia"/>
        </w:rPr>
        <w:t xml:space="preserve">. </w:t>
      </w:r>
      <w:r w:rsidR="008A6EDF">
        <w:t xml:space="preserve">Although the </w:t>
      </w:r>
      <w:r w:rsidR="00D232FC">
        <w:t xml:space="preserve">struggle </w:t>
      </w:r>
      <w:r w:rsidR="008A6EDF">
        <w:t xml:space="preserve">from </w:t>
      </w:r>
      <w:r w:rsidR="00523D3D">
        <w:t>Japanese speaker</w:t>
      </w:r>
      <w:r w:rsidR="00D232FC">
        <w:t xml:space="preserve">s to </w:t>
      </w:r>
      <w:r w:rsidR="00D232FC">
        <w:rPr>
          <w:lang w:eastAsia="zh-CN"/>
        </w:rPr>
        <w:t>pronounce English makes the</w:t>
      </w:r>
      <w:r w:rsidR="00101228">
        <w:rPr>
          <w:lang w:eastAsia="zh-CN"/>
        </w:rPr>
        <w:t>m</w:t>
      </w:r>
      <w:r w:rsidR="00D232FC">
        <w:rPr>
          <w:lang w:eastAsia="zh-CN"/>
        </w:rPr>
        <w:t xml:space="preserve"> more </w:t>
      </w:r>
      <w:r w:rsidR="00523D3D">
        <w:t>frustrated</w:t>
      </w:r>
      <w:r w:rsidR="00D232FC">
        <w:t xml:space="preserve"> with </w:t>
      </w:r>
      <w:r w:rsidR="000D47E4">
        <w:t>EMI</w:t>
      </w:r>
      <w:r w:rsidR="008A6EDF">
        <w:t xml:space="preserve">, </w:t>
      </w:r>
      <w:r w:rsidR="00D232FC">
        <w:t>the</w:t>
      </w:r>
      <w:r w:rsidR="00523D3D">
        <w:t xml:space="preserve"> tolerance </w:t>
      </w:r>
      <w:r w:rsidR="00D232FC">
        <w:t xml:space="preserve">and patience </w:t>
      </w:r>
      <w:r w:rsidR="00523D3D">
        <w:t xml:space="preserve">toward </w:t>
      </w:r>
      <w:r w:rsidR="000D47E4">
        <w:t>EMI</w:t>
      </w:r>
      <w:r w:rsidR="00D232FC">
        <w:t xml:space="preserve"> </w:t>
      </w:r>
      <w:r w:rsidR="00266847">
        <w:t>was largely un</w:t>
      </w:r>
      <w:r w:rsidR="00D232FC">
        <w:t>affected</w:t>
      </w:r>
      <w:r w:rsidR="00523D3D">
        <w:t xml:space="preserve">. </w:t>
      </w:r>
    </w:p>
    <w:p w14:paraId="3AE7A2A6" w14:textId="2426B220" w:rsidR="00523D3D" w:rsidRDefault="00523D3D" w:rsidP="00523D3D">
      <w:pPr>
        <w:pStyle w:val="Heading2"/>
      </w:pPr>
      <w:r>
        <w:t xml:space="preserve">Young kids treat </w:t>
      </w:r>
      <w:r w:rsidR="000D47E4">
        <w:t>EMI</w:t>
      </w:r>
      <w:r>
        <w:t xml:space="preserve"> as </w:t>
      </w:r>
      <w:ins w:id="459" w:author="Stenger, Bjorn | Bjorn | RIT" w:date="2019-12-23T14:47:00Z">
        <w:r w:rsidR="00661FC0">
          <w:t xml:space="preserve">a </w:t>
        </w:r>
      </w:ins>
      <w:del w:id="460" w:author="Stenger, Bjorn | Bjorn | RIT" w:date="2019-12-23T14:47:00Z">
        <w:r w:rsidDel="00661FC0">
          <w:delText>F</w:delText>
        </w:r>
      </w:del>
      <w:ins w:id="461" w:author="Stenger, Bjorn | Bjorn | RIT" w:date="2019-12-23T14:47:00Z">
        <w:r w:rsidR="00661FC0">
          <w:t>f</w:t>
        </w:r>
      </w:ins>
      <w:r>
        <w:t>riend, while adults treat</w:t>
      </w:r>
      <w:r w:rsidR="00FE6F94">
        <w:t xml:space="preserve"> </w:t>
      </w:r>
      <w:r w:rsidR="000D47E4">
        <w:t>EMI</w:t>
      </w:r>
      <w:r>
        <w:t xml:space="preserve"> as </w:t>
      </w:r>
      <w:ins w:id="462" w:author="Stenger, Bjorn | Bjorn | RIT" w:date="2019-12-23T14:47:00Z">
        <w:r w:rsidR="00661FC0">
          <w:t>an infant</w:t>
        </w:r>
      </w:ins>
      <w:del w:id="463" w:author="Stenger, Bjorn | Bjorn | RIT" w:date="2019-12-23T14:47:00Z">
        <w:r w:rsidDel="00661FC0">
          <w:delText>baby</w:delText>
        </w:r>
      </w:del>
    </w:p>
    <w:p w14:paraId="252839A9" w14:textId="7EF943E7" w:rsidR="00DF3EF9" w:rsidRDefault="00523D3D" w:rsidP="00523D3D">
      <w:r>
        <w:t xml:space="preserve">We observed that </w:t>
      </w:r>
      <w:r w:rsidR="00FE6F94">
        <w:t xml:space="preserve">users of </w:t>
      </w:r>
      <w:r>
        <w:t xml:space="preserve">different age </w:t>
      </w:r>
      <w:r w:rsidR="00FE6F94">
        <w:t xml:space="preserve">had </w:t>
      </w:r>
      <w:r>
        <w:t>different attitude</w:t>
      </w:r>
      <w:r w:rsidR="00DE3A75">
        <w:t>s</w:t>
      </w:r>
      <w:r>
        <w:t xml:space="preserve"> toward </w:t>
      </w:r>
      <w:r w:rsidR="000D47E4">
        <w:t>EMI</w:t>
      </w:r>
      <w:r w:rsidR="00DE3A75">
        <w:t xml:space="preserve">. </w:t>
      </w:r>
      <w:r w:rsidR="00F04765">
        <w:t xml:space="preserve">Kids </w:t>
      </w:r>
      <w:r w:rsidR="00406587">
        <w:t>had</w:t>
      </w:r>
      <w:r w:rsidR="00F04765">
        <w:t xml:space="preserve"> physical interaction</w:t>
      </w:r>
      <w:r w:rsidR="00F716BD">
        <w:t xml:space="preserve"> </w:t>
      </w:r>
      <w:r w:rsidR="00F04765">
        <w:t>with robot</w:t>
      </w:r>
      <w:r w:rsidR="00F716BD">
        <w:t xml:space="preserve"> indicating friendship</w:t>
      </w:r>
      <w:r w:rsidR="00F04765">
        <w:t>, such as</w:t>
      </w:r>
      <w:del w:id="464" w:author="Stenger, Bjorn | Bjorn | RIT" w:date="2019-12-23T14:47:00Z">
        <w:r w:rsidR="00F04765" w:rsidDel="00661FC0">
          <w:delText xml:space="preserve"> kissing,</w:delText>
        </w:r>
      </w:del>
      <w:r w:rsidR="00F04765">
        <w:t xml:space="preserve"> hugging (shown in figure []). Apart from EMI’s face, they also touch</w:t>
      </w:r>
      <w:ins w:id="465" w:author="Stenger, Bjorn | Bjorn | RIT" w:date="2019-12-23T14:48:00Z">
        <w:r w:rsidR="00661FC0">
          <w:t>ed</w:t>
        </w:r>
      </w:ins>
      <w:r w:rsidR="00F04765">
        <w:t xml:space="preserve"> EMI’s shel</w:t>
      </w:r>
      <w:ins w:id="466" w:author="Stenger, Bjorn | Bjorn | RIT" w:date="2019-12-23T14:48:00Z">
        <w:r w:rsidR="00661FC0">
          <w:t xml:space="preserve">l and </w:t>
        </w:r>
      </w:ins>
      <w:del w:id="467" w:author="Stenger, Bjorn | Bjorn | RIT" w:date="2019-12-23T14:48:00Z">
        <w:r w:rsidR="00F04765" w:rsidDel="00661FC0">
          <w:delText xml:space="preserve">l, </w:delText>
        </w:r>
      </w:del>
      <w:r w:rsidR="00F04765">
        <w:t>camera</w:t>
      </w:r>
      <w:r w:rsidR="003E50F0">
        <w:t>, showing interest</w:t>
      </w:r>
      <w:del w:id="468" w:author="Stenger, Bjorn | Bjorn | RIT" w:date="2019-12-23T14:48:00Z">
        <w:r w:rsidR="003E50F0" w:rsidDel="00661FC0">
          <w:delText>s about</w:delText>
        </w:r>
      </w:del>
      <w:ins w:id="469" w:author="Stenger, Bjorn | Bjorn | RIT" w:date="2019-12-23T14:48:00Z">
        <w:r w:rsidR="00661FC0">
          <w:t xml:space="preserve"> in</w:t>
        </w:r>
      </w:ins>
      <w:r w:rsidR="003E50F0">
        <w:t xml:space="preserve"> EMI. </w:t>
      </w:r>
      <w:del w:id="470" w:author="Stenger, Bjorn | Bjorn | RIT" w:date="2019-12-23T14:48:00Z">
        <w:r w:rsidR="00023AB2" w:rsidDel="00661FC0">
          <w:delText xml:space="preserve">While for </w:delText>
        </w:r>
      </w:del>
      <w:r w:rsidR="0004463D">
        <w:t>Adult</w:t>
      </w:r>
      <w:ins w:id="471" w:author="Stenger, Bjorn | Bjorn | RIT" w:date="2019-12-23T14:48:00Z">
        <w:r w:rsidR="00661FC0">
          <w:t>s</w:t>
        </w:r>
      </w:ins>
      <w:del w:id="472" w:author="Stenger, Bjorn | Bjorn | RIT" w:date="2019-12-23T14:48:00Z">
        <w:r w:rsidR="00023AB2" w:rsidDel="00661FC0">
          <w:delText>,</w:delText>
        </w:r>
      </w:del>
      <w:r w:rsidR="00023AB2">
        <w:t xml:space="preserve"> </w:t>
      </w:r>
      <w:del w:id="473" w:author="Stenger, Bjorn | Bjorn | RIT" w:date="2019-12-23T14:48:00Z">
        <w:r w:rsidDel="00661FC0">
          <w:delText>they</w:delText>
        </w:r>
      </w:del>
      <w:r>
        <w:t xml:space="preserve"> showed less physical interaction with </w:t>
      </w:r>
      <w:r w:rsidR="000D47E4">
        <w:t>EMI</w:t>
      </w:r>
      <w:r w:rsidR="00214823">
        <w:t xml:space="preserve">, </w:t>
      </w:r>
      <w:del w:id="474" w:author="Stenger, Bjorn | Bjorn | RIT" w:date="2019-12-23T14:48:00Z">
        <w:r w:rsidR="00214823" w:rsidDel="00661FC0">
          <w:delText>rather</w:delText>
        </w:r>
      </w:del>
      <w:ins w:id="475" w:author="Stenger, Bjorn | Bjorn | RIT" w:date="2019-12-23T14:49:00Z">
        <w:r w:rsidR="00661FC0">
          <w:t xml:space="preserve">but showed strong </w:t>
        </w:r>
      </w:ins>
      <w:del w:id="476" w:author="Stenger, Bjorn | Bjorn | RIT" w:date="2019-12-23T14:49:00Z">
        <w:r w:rsidR="00214823" w:rsidDel="00661FC0">
          <w:delText xml:space="preserve"> we observed a </w:delText>
        </w:r>
        <w:r w:rsidR="00CA0AF8" w:rsidDel="00661FC0">
          <w:delText>lot of</w:delText>
        </w:r>
        <w:r w:rsidR="00214823" w:rsidDel="00661FC0">
          <w:delText xml:space="preserve"> </w:delText>
        </w:r>
      </w:del>
      <w:r w:rsidR="00DF3EF9">
        <w:t>sympathy</w:t>
      </w:r>
      <w:del w:id="477" w:author="Stenger, Bjorn | Bjorn | RIT" w:date="2019-12-23T14:49:00Z">
        <w:r w:rsidR="00214823" w:rsidDel="00661FC0">
          <w:delText xml:space="preserve"> among them.</w:delText>
        </w:r>
      </w:del>
      <w:ins w:id="478" w:author="Stenger, Bjorn | Bjorn | RIT" w:date="2019-12-23T14:49:00Z">
        <w:r w:rsidR="00661FC0">
          <w:t>, saving EMI from moving too close to the edge of the course</w:t>
        </w:r>
      </w:ins>
      <w:ins w:id="479" w:author="Stenger, Bjorn | Bjorn | RIT" w:date="2019-12-23T14:50:00Z">
        <w:r w:rsidR="00661FC0">
          <w:t>.</w:t>
        </w:r>
      </w:ins>
      <w:r w:rsidR="00395449">
        <w:t xml:space="preserve"> </w:t>
      </w:r>
      <w:del w:id="480" w:author="Stenger, Bjorn | Bjorn | RIT" w:date="2019-12-23T14:50:00Z">
        <w:r w:rsidDel="00661FC0">
          <w:delText xml:space="preserve">When </w:delText>
        </w:r>
        <w:r w:rsidR="000D47E4" w:rsidDel="00661FC0">
          <w:delText>EMI</w:delText>
        </w:r>
        <w:r w:rsidDel="00661FC0">
          <w:delText xml:space="preserve"> </w:delText>
        </w:r>
      </w:del>
      <w:del w:id="481" w:author="Stenger, Bjorn | Bjorn | RIT" w:date="2019-12-23T14:48:00Z">
        <w:r w:rsidDel="00661FC0">
          <w:delText xml:space="preserve">was </w:delText>
        </w:r>
      </w:del>
      <w:del w:id="482" w:author="Stenger, Bjorn | Bjorn | RIT" w:date="2019-12-23T14:50:00Z">
        <w:r w:rsidDel="00661FC0">
          <w:delText>mov</w:delText>
        </w:r>
      </w:del>
      <w:del w:id="483" w:author="Stenger, Bjorn | Bjorn | RIT" w:date="2019-12-23T14:48:00Z">
        <w:r w:rsidDel="00661FC0">
          <w:delText>ing</w:delText>
        </w:r>
      </w:del>
      <w:del w:id="484" w:author="Stenger, Bjorn | Bjorn | RIT" w:date="2019-12-23T14:50:00Z">
        <w:r w:rsidDel="00661FC0">
          <w:delText xml:space="preserve"> to the edge,</w:delText>
        </w:r>
        <w:r w:rsidR="00395449" w:rsidDel="00661FC0">
          <w:delText xml:space="preserve"> a</w:delText>
        </w:r>
        <w:r w:rsidDel="00661FC0">
          <w:delText xml:space="preserve"> mom said “stop” in a nervous tone. </w:delText>
        </w:r>
      </w:del>
      <w:r w:rsidR="00395449">
        <w:t>When</w:t>
      </w:r>
      <w:r>
        <w:t xml:space="preserve"> describing the personality, two users </w:t>
      </w:r>
      <w:ins w:id="485" w:author="Stenger, Bjorn | Bjorn | RIT" w:date="2019-12-23T14:50:00Z">
        <w:r w:rsidR="00661FC0">
          <w:t xml:space="preserve">compared EMI to an infant. </w:t>
        </w:r>
      </w:ins>
      <w:del w:id="486" w:author="Stenger, Bjorn | Bjorn | RIT" w:date="2019-12-23T14:50:00Z">
        <w:r w:rsidDel="00661FC0">
          <w:delText>specifically wrote down “baby”, “like my baby”.</w:delText>
        </w:r>
        <w:r w:rsidR="00395449" w:rsidDel="00661FC0">
          <w:delText xml:space="preserve"> </w:delText>
        </w:r>
      </w:del>
      <w:r w:rsidR="00395449">
        <w:t>O</w:t>
      </w:r>
      <w:r>
        <w:t xml:space="preserve">ne couple </w:t>
      </w:r>
      <w:del w:id="487" w:author="Stenger, Bjorn | Bjorn | RIT" w:date="2019-12-23T14:48:00Z">
        <w:r w:rsidDel="00661FC0">
          <w:delText xml:space="preserve">spoke to </w:delText>
        </w:r>
        <w:r w:rsidR="00DF3EF9" w:rsidDel="00661FC0">
          <w:delText>us</w:delText>
        </w:r>
        <w:r w:rsidDel="00661FC0">
          <w:delText xml:space="preserve">, they </w:delText>
        </w:r>
      </w:del>
      <w:del w:id="488" w:author="Stenger, Bjorn | Bjorn | RIT" w:date="2019-12-23T14:50:00Z">
        <w:r w:rsidDel="00661FC0">
          <w:delText>felt</w:delText>
        </w:r>
      </w:del>
      <w:ins w:id="489" w:author="Stenger, Bjorn | Bjorn | RIT" w:date="2019-12-23T14:50:00Z">
        <w:r w:rsidR="00661FC0">
          <w:t>stated that</w:t>
        </w:r>
      </w:ins>
      <w:del w:id="490" w:author="Stenger, Bjorn | Bjorn | RIT" w:date="2019-12-23T14:50:00Z">
        <w:r w:rsidDel="00661FC0">
          <w:delText xml:space="preserve"> like</w:delText>
        </w:r>
      </w:del>
      <w:r>
        <w:t xml:space="preserve"> </w:t>
      </w:r>
      <w:r w:rsidR="000D47E4">
        <w:t>EMI</w:t>
      </w:r>
      <w:r>
        <w:t xml:space="preserve"> is like their baby, when </w:t>
      </w:r>
      <w:del w:id="491" w:author="Stenger, Bjorn | Bjorn | RIT" w:date="2019-12-23T14:50:00Z">
        <w:r w:rsidDel="00661FC0">
          <w:delText xml:space="preserve">he </w:delText>
        </w:r>
      </w:del>
      <w:ins w:id="492" w:author="Stenger, Bjorn | Bjorn | RIT" w:date="2019-12-23T14:50:00Z">
        <w:r w:rsidR="00661FC0">
          <w:t xml:space="preserve">it </w:t>
        </w:r>
      </w:ins>
      <w:r>
        <w:t xml:space="preserve">moved to the edge, they got worried if it </w:t>
      </w:r>
      <w:r w:rsidR="00214823">
        <w:t>would</w:t>
      </w:r>
      <w:r>
        <w:t xml:space="preserve"> get hurt, </w:t>
      </w:r>
      <w:del w:id="493" w:author="Stenger, Bjorn | Bjorn | RIT" w:date="2019-12-23T14:50:00Z">
        <w:r w:rsidDel="00DE74D5">
          <w:delText xml:space="preserve">just </w:delText>
        </w:r>
      </w:del>
      <w:ins w:id="494" w:author="Stenger, Bjorn | Bjorn | RIT" w:date="2019-12-23T14:50:00Z">
        <w:r w:rsidR="00DE74D5">
          <w:t>similar to</w:t>
        </w:r>
      </w:ins>
      <w:del w:id="495" w:author="Stenger, Bjorn | Bjorn | RIT" w:date="2019-12-23T14:51:00Z">
        <w:r w:rsidDel="00DE74D5">
          <w:delText>lik</w:delText>
        </w:r>
      </w:del>
      <w:r>
        <w:t xml:space="preserve">e how they saw their young baby learning to move. </w:t>
      </w:r>
      <w:ins w:id="496" w:author="Stenger, Bjorn | Bjorn | RIT" w:date="2019-12-23T14:51:00Z">
        <w:r w:rsidR="00DE74D5">
          <w:t>“</w:t>
        </w:r>
      </w:ins>
      <w:r>
        <w:t>Cute</w:t>
      </w:r>
      <w:ins w:id="497" w:author="Stenger, Bjorn | Bjorn | RIT" w:date="2019-12-23T14:51:00Z">
        <w:r w:rsidR="00DE74D5">
          <w:t>”</w:t>
        </w:r>
      </w:ins>
      <w:del w:id="498" w:author="Stenger, Bjorn | Bjorn | RIT" w:date="2019-12-23T14:51:00Z">
        <w:r w:rsidDel="00DE74D5">
          <w:delText xml:space="preserve"> and </w:delText>
        </w:r>
      </w:del>
      <w:ins w:id="499" w:author="Stenger, Bjorn | Bjorn | RIT" w:date="2019-12-23T14:51:00Z">
        <w:r w:rsidR="00DE74D5">
          <w:t>, “</w:t>
        </w:r>
      </w:ins>
      <w:r>
        <w:t>sweet</w:t>
      </w:r>
      <w:ins w:id="500" w:author="Stenger, Bjorn | Bjorn | RIT" w:date="2019-12-23T14:51:00Z">
        <w:r w:rsidR="00DE74D5">
          <w:t>”</w:t>
        </w:r>
      </w:ins>
      <w:del w:id="501" w:author="Stenger, Bjorn | Bjorn | RIT" w:date="2019-12-23T14:51:00Z">
        <w:r w:rsidDel="00DE74D5">
          <w:delText>,</w:delText>
        </w:r>
      </w:del>
      <w:r>
        <w:t xml:space="preserve"> </w:t>
      </w:r>
      <w:ins w:id="502" w:author="Stenger, Bjorn | Bjorn | RIT" w:date="2019-12-23T14:51:00Z">
        <w:r w:rsidR="00DE74D5">
          <w:t>and “</w:t>
        </w:r>
      </w:ins>
      <w:r>
        <w:t>lovely</w:t>
      </w:r>
      <w:ins w:id="503" w:author="Stenger, Bjorn | Bjorn | RIT" w:date="2019-12-23T14:51:00Z">
        <w:r w:rsidR="00DE74D5">
          <w:t>” were</w:t>
        </w:r>
      </w:ins>
      <w:del w:id="504" w:author="Stenger, Bjorn | Bjorn | RIT" w:date="2019-12-23T14:51:00Z">
        <w:r w:rsidR="00395449" w:rsidDel="00DE74D5">
          <w:delText>, those</w:delText>
        </w:r>
      </w:del>
      <w:ins w:id="505" w:author="Stenger, Bjorn | Bjorn | RIT" w:date="2019-12-23T14:51:00Z">
        <w:r w:rsidR="00DE74D5">
          <w:t xml:space="preserve"> common</w:t>
        </w:r>
      </w:ins>
      <w:r w:rsidR="00395449">
        <w:t xml:space="preserve"> </w:t>
      </w:r>
      <w:del w:id="506" w:author="Stenger, Bjorn | Bjorn | RIT" w:date="2019-12-23T14:51:00Z">
        <w:r w:rsidR="00395449" w:rsidDel="00DE74D5">
          <w:delText xml:space="preserve">words </w:delText>
        </w:r>
      </w:del>
      <w:ins w:id="507" w:author="Stenger, Bjorn | Bjorn | RIT" w:date="2019-12-23T14:51:00Z">
        <w:r w:rsidR="00DE74D5">
          <w:t>attributes given to EMI’s persona</w:t>
        </w:r>
      </w:ins>
      <w:ins w:id="508" w:author="Stenger, Bjorn | Bjorn | RIT" w:date="2019-12-23T14:52:00Z">
        <w:r w:rsidR="00DE74D5">
          <w:t>lity.</w:t>
        </w:r>
      </w:ins>
      <w:ins w:id="509" w:author="Stenger, Bjorn | Bjorn | RIT" w:date="2019-12-23T14:51:00Z">
        <w:r w:rsidR="00DE74D5">
          <w:t xml:space="preserve"> </w:t>
        </w:r>
      </w:ins>
      <w:del w:id="510" w:author="Stenger, Bjorn | Bjorn | RIT" w:date="2019-12-23T14:51:00Z">
        <w:r w:rsidDel="00DE74D5">
          <w:delText xml:space="preserve">are the most common seen from user </w:delText>
        </w:r>
      </w:del>
      <w:del w:id="511" w:author="Stenger, Bjorn | Bjorn | RIT" w:date="2019-12-23T14:52:00Z">
        <w:r w:rsidDel="00DE74D5">
          <w:delText xml:space="preserve">describing </w:delText>
        </w:r>
        <w:r w:rsidR="000D47E4" w:rsidDel="00DE74D5">
          <w:delText>EMI</w:delText>
        </w:r>
        <w:r w:rsidDel="00DE74D5">
          <w:delText>’s personality and their general commen</w:delText>
        </w:r>
        <w:r w:rsidR="00214823" w:rsidDel="00DE74D5">
          <w:delText>ts, which are used in kids a lot.</w:delText>
        </w:r>
      </w:del>
      <w:r w:rsidR="00214823">
        <w:t xml:space="preserve"> </w:t>
      </w:r>
    </w:p>
    <w:p w14:paraId="43F9D6C6" w14:textId="5CF47C5B" w:rsidR="002477C2" w:rsidRDefault="00163EA6" w:rsidP="00523D3D">
      <w:r>
        <w:t>W</w:t>
      </w:r>
      <w:r w:rsidR="002477C2" w:rsidRPr="009E0A47">
        <w:t xml:space="preserve">hen asking “overall, I like interacting with </w:t>
      </w:r>
      <w:r w:rsidR="000D47E4">
        <w:t>EMI</w:t>
      </w:r>
      <w:r w:rsidR="002477C2" w:rsidRPr="009E0A47">
        <w:t>”</w:t>
      </w:r>
      <w:r>
        <w:t xml:space="preserve"> </w:t>
      </w:r>
      <w:r w:rsidR="00AE768D" w:rsidRPr="009E0A47">
        <w:t>7</w:t>
      </w:r>
      <w:r w:rsidR="002477C2" w:rsidRPr="009E0A47">
        <w:t xml:space="preserve">0% agree or strongly agree with this statement. Along with users commenting “I like it” and “I am looking forward for </w:t>
      </w:r>
      <w:del w:id="512" w:author="Stenger, Bjorn | Bjorn | RIT" w:date="2019-12-23T14:52:00Z">
        <w:r w:rsidR="002477C2" w:rsidRPr="009E0A47" w:rsidDel="00DE74D5">
          <w:delText>the</w:delText>
        </w:r>
        <w:r w:rsidR="002477C2" w:rsidDel="00DE74D5">
          <w:delText xml:space="preserve"> </w:delText>
        </w:r>
      </w:del>
      <w:ins w:id="513" w:author="Stenger, Bjorn | Bjorn | RIT" w:date="2019-12-23T14:52:00Z">
        <w:r w:rsidR="00DE74D5">
          <w:t xml:space="preserve">a </w:t>
        </w:r>
      </w:ins>
      <w:r w:rsidR="002477C2">
        <w:t xml:space="preserve">future with </w:t>
      </w:r>
      <w:r w:rsidR="000D47E4">
        <w:t>EMI</w:t>
      </w:r>
      <w:r w:rsidR="002477C2">
        <w:t xml:space="preserve">”, </w:t>
      </w:r>
      <w:del w:id="514" w:author="Stenger, Bjorn | Bjorn | RIT" w:date="2019-12-23T14:52:00Z">
        <w:r w:rsidR="002477C2" w:rsidDel="00DE74D5">
          <w:delText xml:space="preserve">we can see in general, </w:delText>
        </w:r>
      </w:del>
      <w:r w:rsidR="002477C2">
        <w:t xml:space="preserve">users </w:t>
      </w:r>
      <w:ins w:id="515" w:author="Stenger, Bjorn | Bjorn | RIT" w:date="2019-12-23T14:52:00Z">
        <w:r w:rsidR="00DE74D5">
          <w:t>we</w:t>
        </w:r>
      </w:ins>
      <w:del w:id="516" w:author="Stenger, Bjorn | Bjorn | RIT" w:date="2019-12-23T14:52:00Z">
        <w:r w:rsidR="00214823" w:rsidDel="00DE74D5">
          <w:delText>a</w:delText>
        </w:r>
      </w:del>
      <w:r w:rsidR="00214823">
        <w:t xml:space="preserve">re </w:t>
      </w:r>
      <w:del w:id="517" w:author="Stenger, Bjorn | Bjorn | RIT" w:date="2019-12-23T14:52:00Z">
        <w:r w:rsidR="00214823" w:rsidDel="00DE74D5">
          <w:delText>very</w:delText>
        </w:r>
      </w:del>
      <w:ins w:id="518" w:author="Stenger, Bjorn | Bjorn | RIT" w:date="2019-12-23T14:52:00Z">
        <w:r w:rsidR="00DE74D5">
          <w:t>generally</w:t>
        </w:r>
      </w:ins>
      <w:r w:rsidR="002477C2">
        <w:t xml:space="preserve"> positive about </w:t>
      </w:r>
      <w:r w:rsidR="000D47E4">
        <w:t>EMI</w:t>
      </w:r>
      <w:r w:rsidR="002477C2">
        <w:t>.</w:t>
      </w:r>
      <w:r>
        <w:t xml:space="preserve"> The unique design decisions such as spherical head, projected animated face and voice created an effective social robot that promoted trust and tolerance.</w:t>
      </w:r>
    </w:p>
    <w:p w14:paraId="50F7035B" w14:textId="77777777" w:rsidR="00983BCB" w:rsidRDefault="00983BCB" w:rsidP="00983BCB">
      <w:pPr>
        <w:rPr>
          <w:i/>
        </w:rPr>
      </w:pPr>
      <w:r w:rsidRPr="00406587">
        <w:rPr>
          <w:i/>
        </w:rPr>
        <w:t xml:space="preserve">Aligning Results with Hypotheses </w:t>
      </w:r>
    </w:p>
    <w:p w14:paraId="2D2E50F3" w14:textId="62334BAA" w:rsidR="00983BCB" w:rsidRPr="00406587" w:rsidRDefault="00EF3291" w:rsidP="00523D3D">
      <w:pPr>
        <w:rPr>
          <w:b/>
          <w:lang w:eastAsia="zh-CN"/>
        </w:rPr>
      </w:pPr>
      <w:r>
        <w:t>To conclude, user</w:t>
      </w:r>
      <w:ins w:id="519" w:author="Stenger, Bjorn | Bjorn | RIT" w:date="2019-12-23T14:53:00Z">
        <w:r w:rsidR="00DE74D5">
          <w:t>s</w:t>
        </w:r>
      </w:ins>
      <w:r>
        <w:t xml:space="preserve"> perceived a relatively intimate social relationship</w:t>
      </w:r>
      <w:r w:rsidRPr="00D43823">
        <w:t xml:space="preserve"> </w:t>
      </w:r>
      <w:r>
        <w:t xml:space="preserve">with EMI by the emotional behavior design, which helps support our hypotheses. </w:t>
      </w:r>
      <w:r w:rsidR="00983BCB" w:rsidRPr="00406587">
        <w:t xml:space="preserve">Hypothesis 1 was supported by the data – </w:t>
      </w:r>
      <w:r w:rsidR="009B4318">
        <w:t>EMI draw attention from users</w:t>
      </w:r>
      <w:r>
        <w:t xml:space="preserve">. </w:t>
      </w:r>
      <w:r w:rsidR="00D43823">
        <w:t xml:space="preserve">The social bond </w:t>
      </w:r>
      <w:r w:rsidR="009B4318">
        <w:t xml:space="preserve">further </w:t>
      </w:r>
      <w:r w:rsidR="00D43823">
        <w:t xml:space="preserve">encourages the interaction. </w:t>
      </w:r>
      <w:r w:rsidR="0099575F">
        <w:t xml:space="preserve">Hypothesis 2 was </w:t>
      </w:r>
      <w:r w:rsidR="00CA1E9E">
        <w:t>supported by the data</w:t>
      </w:r>
      <w:r w:rsidR="00D43823">
        <w:t xml:space="preserve"> –</w:t>
      </w:r>
      <w:r w:rsidR="00CA1E9E">
        <w:t xml:space="preserve"> </w:t>
      </w:r>
      <w:r w:rsidR="00D43823">
        <w:t>User</w:t>
      </w:r>
      <w:ins w:id="520" w:author="Stenger, Bjorn | Bjorn | RIT" w:date="2019-12-23T14:53:00Z">
        <w:r w:rsidR="00DE74D5">
          <w:t>s</w:t>
        </w:r>
      </w:ins>
      <w:r w:rsidR="00D43823">
        <w:t xml:space="preserve"> appeared to </w:t>
      </w:r>
      <w:r>
        <w:t xml:space="preserve">be less upset with EMI failing the operation and be more generous about </w:t>
      </w:r>
      <w:r w:rsidR="00D43823">
        <w:t>giving the retry</w:t>
      </w:r>
      <w:r>
        <w:t>.</w:t>
      </w:r>
    </w:p>
    <w:p w14:paraId="311251C1" w14:textId="77777777" w:rsidR="00523D3D" w:rsidRPr="00523D3D" w:rsidRDefault="00523D3D" w:rsidP="00523D3D">
      <w:pPr>
        <w:pStyle w:val="Heading1"/>
        <w:rPr>
          <w:color w:val="000000"/>
        </w:rPr>
      </w:pPr>
      <w:r w:rsidRPr="00523D3D">
        <w:rPr>
          <w:color w:val="000000"/>
        </w:rPr>
        <w:t>Conclusion</w:t>
      </w:r>
    </w:p>
    <w:p w14:paraId="3563C69A" w14:textId="1FE3ADD1" w:rsidR="005A6DE9" w:rsidRDefault="00FE6F94" w:rsidP="005A6DE9">
      <w:pPr>
        <w:spacing w:before="100" w:beforeAutospacing="1" w:after="100" w:afterAutospacing="1"/>
      </w:pPr>
      <w:r>
        <w:t>In t</w:t>
      </w:r>
      <w:r w:rsidR="00E3417E">
        <w:t>his paper</w:t>
      </w:r>
      <w:r>
        <w:t>, we</w:t>
      </w:r>
      <w:r w:rsidR="00E3417E">
        <w:t xml:space="preserve"> </w:t>
      </w:r>
      <w:r w:rsidR="00163EA6">
        <w:t xml:space="preserve">introduce </w:t>
      </w:r>
      <w:r w:rsidR="000D47E4">
        <w:t>EMI</w:t>
      </w:r>
      <w:r>
        <w:t xml:space="preserve">, </w:t>
      </w:r>
      <w:r w:rsidR="00E3417E">
        <w:t xml:space="preserve">an </w:t>
      </w:r>
      <w:r>
        <w:t>expressive, mobile, and interactive</w:t>
      </w:r>
      <w:r w:rsidR="00E3417E">
        <w:t xml:space="preserve"> robot</w:t>
      </w:r>
      <w:r w:rsidR="006B5861">
        <w:t xml:space="preserve"> that is able to exhibit </w:t>
      </w:r>
      <w:r w:rsidR="006B5861" w:rsidRPr="006B5861">
        <w:t>emotional behaviors</w:t>
      </w:r>
      <w:r w:rsidR="006B5861">
        <w:t>,</w:t>
      </w:r>
      <w:r w:rsidR="006B5861" w:rsidRPr="006B5861">
        <w:t xml:space="preserve"> </w:t>
      </w:r>
      <w:r w:rsidR="006B5861">
        <w:t xml:space="preserve">through the use of </w:t>
      </w:r>
      <w:r w:rsidR="006B5861" w:rsidRPr="006B5861">
        <w:t>projected face expression, voice, and motion</w:t>
      </w:r>
      <w:r w:rsidR="006B5861">
        <w:t>. W</w:t>
      </w:r>
      <w:r w:rsidR="00B32D3A">
        <w:t xml:space="preserve">e </w:t>
      </w:r>
      <w:r w:rsidR="00E3417E">
        <w:t>conduct</w:t>
      </w:r>
      <w:r w:rsidR="006B5861">
        <w:t>ed</w:t>
      </w:r>
      <w:r w:rsidR="00E3417E">
        <w:t xml:space="preserve"> an experiment to explore the effects of emotional and personal features </w:t>
      </w:r>
      <w:r w:rsidR="00BA47EF">
        <w:t xml:space="preserve">in a </w:t>
      </w:r>
      <w:r w:rsidR="00E3417E">
        <w:t>human-robot interaction</w:t>
      </w:r>
      <w:r w:rsidR="00BA47EF">
        <w:t xml:space="preserve"> tr</w:t>
      </w:r>
      <w:del w:id="521" w:author="Stenger, Bjorn | Bjorn | RIT" w:date="2019-12-23T14:54:00Z">
        <w:r w:rsidR="00BA47EF" w:rsidDel="00DE74D5">
          <w:delText>a</w:delText>
        </w:r>
      </w:del>
      <w:r w:rsidR="00BA47EF">
        <w:t>i</w:t>
      </w:r>
      <w:ins w:id="522" w:author="Stenger, Bjorn | Bjorn | RIT" w:date="2019-12-23T14:54:00Z">
        <w:r w:rsidR="00DE74D5">
          <w:t>a</w:t>
        </w:r>
      </w:ins>
      <w:r w:rsidR="00BA47EF">
        <w:t>l</w:t>
      </w:r>
      <w:r w:rsidR="006B5861">
        <w:t xml:space="preserve"> at a public event</w:t>
      </w:r>
      <w:r w:rsidR="00E3417E">
        <w:t xml:space="preserve">. </w:t>
      </w:r>
      <w:r w:rsidR="003E738F" w:rsidRPr="008F1A86">
        <w:t>W</w:t>
      </w:r>
      <w:r w:rsidR="00283789" w:rsidRPr="008F1A86">
        <w:t>e f</w:t>
      </w:r>
      <w:r w:rsidR="006B5861" w:rsidRPr="008F1A86">
        <w:t>ound that</w:t>
      </w:r>
      <w:r w:rsidR="00283789" w:rsidRPr="008F1A86">
        <w:t xml:space="preserve"> users </w:t>
      </w:r>
      <w:r w:rsidR="008F1A86" w:rsidRPr="00406587">
        <w:t>were patient and tolerant of</w:t>
      </w:r>
      <w:r w:rsidR="008F1A86" w:rsidRPr="008F1A86">
        <w:t xml:space="preserve"> </w:t>
      </w:r>
      <w:r w:rsidR="000D47E4" w:rsidRPr="00406587">
        <w:t>EMI</w:t>
      </w:r>
      <w:r w:rsidR="008F1A86" w:rsidRPr="00406587">
        <w:t xml:space="preserve"> even when it failed. This tolerance did not diminish even from users who were more prone to encountering these failures.</w:t>
      </w:r>
      <w:r w:rsidR="008F1A86">
        <w:t xml:space="preserve"> From child users we observed the importance of the spherical head to draw engagement and EMI’s childish character helped adults empathize while commanding the robot. </w:t>
      </w:r>
      <w:r w:rsidR="008F1A86" w:rsidRPr="008F1A86">
        <w:t>W</w:t>
      </w:r>
      <w:r w:rsidR="005A6DE9" w:rsidRPr="008F1A86">
        <w:t>e think</w:t>
      </w:r>
      <w:r w:rsidR="003E738F" w:rsidRPr="008F1A86">
        <w:t xml:space="preserve"> the </w:t>
      </w:r>
      <w:r w:rsidR="004A21B4" w:rsidRPr="008F1A86">
        <w:rPr>
          <w:lang w:eastAsia="zh-TW"/>
        </w:rPr>
        <w:t xml:space="preserve">design </w:t>
      </w:r>
      <w:r w:rsidR="003E738F" w:rsidRPr="008F1A86">
        <w:rPr>
          <w:lang w:eastAsia="zh-CN"/>
        </w:rPr>
        <w:t>f</w:t>
      </w:r>
      <w:r w:rsidR="003E738F" w:rsidRPr="008F1A86">
        <w:t>eatures of</w:t>
      </w:r>
      <w:r w:rsidR="005A6DE9" w:rsidRPr="008F1A86">
        <w:t xml:space="preserve"> </w:t>
      </w:r>
      <w:r w:rsidR="000D47E4" w:rsidRPr="00406587">
        <w:t>EMI</w:t>
      </w:r>
      <w:r w:rsidR="003E738F" w:rsidRPr="008F1A86">
        <w:t xml:space="preserve"> </w:t>
      </w:r>
      <w:r w:rsidR="005A6DE9" w:rsidRPr="008F1A86">
        <w:t xml:space="preserve">provided a promising future </w:t>
      </w:r>
      <w:r w:rsidR="00214823" w:rsidRPr="008F1A86">
        <w:t xml:space="preserve">for </w:t>
      </w:r>
      <w:r w:rsidR="00214823" w:rsidRPr="008F1A86">
        <w:lastRenderedPageBreak/>
        <w:t>the design o</w:t>
      </w:r>
      <w:r w:rsidR="003E738F" w:rsidRPr="008F1A86">
        <w:t>f</w:t>
      </w:r>
      <w:r w:rsidR="00214823" w:rsidRPr="008F1A86">
        <w:t xml:space="preserve"> social robot</w:t>
      </w:r>
      <w:r w:rsidR="008F1A86" w:rsidRPr="00406587">
        <w:t>s.  We believe</w:t>
      </w:r>
      <w:r w:rsidR="005A6DE9" w:rsidRPr="008F1A86">
        <w:t xml:space="preserve"> a commonly preferable animated emotion, a cute and characteristic voice </w:t>
      </w:r>
      <w:r w:rsidR="003E738F" w:rsidRPr="008F1A86">
        <w:t xml:space="preserve">together </w:t>
      </w:r>
      <w:r w:rsidR="00214823" w:rsidRPr="008F1A86">
        <w:t xml:space="preserve">with </w:t>
      </w:r>
      <w:r w:rsidR="005A6DE9" w:rsidRPr="008F1A86">
        <w:t>expressive motion</w:t>
      </w:r>
      <w:r w:rsidR="008F1A86" w:rsidRPr="00406587">
        <w:t xml:space="preserve"> can </w:t>
      </w:r>
      <w:del w:id="523" w:author="Stenger, Bjorn | Bjorn | RIT" w:date="2019-12-23T14:55:00Z">
        <w:r w:rsidR="008F1A86" w:rsidRPr="00406587" w:rsidDel="00DE74D5">
          <w:delText xml:space="preserve">support </w:delText>
        </w:r>
      </w:del>
      <w:ins w:id="524" w:author="Stenger, Bjorn | Bjorn | RIT" w:date="2019-12-23T14:55:00Z">
        <w:r w:rsidR="00DE74D5">
          <w:t xml:space="preserve">help promote </w:t>
        </w:r>
      </w:ins>
      <w:del w:id="525" w:author="Stenger, Bjorn | Bjorn | RIT" w:date="2019-12-23T14:55:00Z">
        <w:r w:rsidR="008F1A86" w:rsidRPr="00406587" w:rsidDel="00DE74D5">
          <w:delText xml:space="preserve">more tolerable partners in </w:delText>
        </w:r>
      </w:del>
      <w:r w:rsidR="00D43823">
        <w:t>h</w:t>
      </w:r>
      <w:r w:rsidR="008F1A86" w:rsidRPr="00406587">
        <w:t>uman-</w:t>
      </w:r>
      <w:r w:rsidR="00D43823">
        <w:t>r</w:t>
      </w:r>
      <w:r w:rsidR="008F1A86" w:rsidRPr="00406587">
        <w:t>obot Interaction tasks</w:t>
      </w:r>
      <w:r w:rsidR="00214823" w:rsidRPr="008F1A86">
        <w:t>.</w:t>
      </w:r>
      <w:r w:rsidR="00214823">
        <w:t xml:space="preserve"> </w:t>
      </w:r>
    </w:p>
    <w:p w14:paraId="0197515D" w14:textId="358A336E" w:rsidR="00523D3D" w:rsidRDefault="003E738F" w:rsidP="00523D3D">
      <w:r>
        <w:t xml:space="preserve">Our </w:t>
      </w:r>
      <w:r w:rsidR="00557161">
        <w:t xml:space="preserve">experiment </w:t>
      </w:r>
      <w:r>
        <w:t xml:space="preserve">was conducted </w:t>
      </w:r>
      <w:del w:id="526" w:author="Stenger, Bjorn | Bjorn | RIT" w:date="2019-12-23T14:55:00Z">
        <w:r w:rsidDel="00DE74D5">
          <w:delText>at</w:delText>
        </w:r>
        <w:r w:rsidR="00557161" w:rsidDel="00DE74D5">
          <w:delText xml:space="preserve"> </w:delText>
        </w:r>
      </w:del>
      <w:ins w:id="527" w:author="Stenger, Bjorn | Bjorn | RIT" w:date="2019-12-23T14:55:00Z">
        <w:r w:rsidR="00DE74D5">
          <w:t xml:space="preserve">in </w:t>
        </w:r>
      </w:ins>
      <w:r w:rsidR="00557161">
        <w:t>a public setting, which</w:t>
      </w:r>
      <w:r>
        <w:t xml:space="preserve"> enabled us to observe </w:t>
      </w:r>
      <w:r w:rsidR="00557161">
        <w:t xml:space="preserve">interesting and natural </w:t>
      </w:r>
      <w:r>
        <w:t>behavio</w:t>
      </w:r>
      <w:del w:id="528" w:author="Stenger, Bjorn | Bjorn | RIT" w:date="2019-12-23T14:55:00Z">
        <w:r w:rsidDel="00DE74D5">
          <w:delText>u</w:delText>
        </w:r>
      </w:del>
      <w:r>
        <w:t>rs</w:t>
      </w:r>
      <w:r w:rsidR="00557161">
        <w:t xml:space="preserve">. </w:t>
      </w:r>
      <w:r w:rsidR="00523D3D">
        <w:t xml:space="preserve">However, </w:t>
      </w:r>
      <w:r>
        <w:t xml:space="preserve">as </w:t>
      </w:r>
      <w:r w:rsidR="00523D3D">
        <w:t xml:space="preserve">it is </w:t>
      </w:r>
      <w:r>
        <w:t xml:space="preserve">a </w:t>
      </w:r>
      <w:r w:rsidR="00523D3D">
        <w:t>public event,</w:t>
      </w:r>
      <w:ins w:id="529" w:author="Stenger, Bjorn | Bjorn | RIT" w:date="2019-12-23T14:56:00Z">
        <w:r w:rsidR="00DE74D5">
          <w:t xml:space="preserve"> tw</w:t>
        </w:r>
      </w:ins>
      <w:ins w:id="530" w:author="Stenger, Bjorn | Bjorn | RIT" w:date="2019-12-23T14:57:00Z">
        <w:r w:rsidR="00DE74D5">
          <w:t>o</w:t>
        </w:r>
      </w:ins>
      <w:ins w:id="531" w:author="Stenger, Bjorn | Bjorn | RIT" w:date="2019-12-23T14:56:00Z">
        <w:r w:rsidR="00DE74D5">
          <w:t xml:space="preserve"> limitations </w:t>
        </w:r>
      </w:ins>
      <w:ins w:id="532" w:author="Stenger, Bjorn | Bjorn | RIT" w:date="2019-12-23T14:57:00Z">
        <w:r w:rsidR="00DE74D5">
          <w:t>are</w:t>
        </w:r>
      </w:ins>
      <w:ins w:id="533" w:author="Stenger, Bjorn | Bjorn | RIT" w:date="2019-12-23T14:56:00Z">
        <w:r w:rsidR="00DE74D5">
          <w:t xml:space="preserve"> that</w:t>
        </w:r>
      </w:ins>
      <w:r w:rsidR="00523D3D">
        <w:t xml:space="preserve"> we </w:t>
      </w:r>
      <w:del w:id="534" w:author="Stenger, Bjorn | Bjorn | RIT" w:date="2019-12-23T14:56:00Z">
        <w:r w:rsidR="00523D3D" w:rsidDel="00DE74D5">
          <w:delText xml:space="preserve">cannot </w:delText>
        </w:r>
      </w:del>
      <w:ins w:id="535" w:author="Stenger, Bjorn | Bjorn | RIT" w:date="2019-12-23T14:56:00Z">
        <w:r w:rsidR="00DE74D5">
          <w:t>were not able to</w:t>
        </w:r>
      </w:ins>
      <w:del w:id="536" w:author="Stenger, Bjorn | Bjorn | RIT" w:date="2019-12-23T14:56:00Z">
        <w:r w:rsidR="00523D3D" w:rsidDel="00DE74D5">
          <w:delText xml:space="preserve">set </w:delText>
        </w:r>
      </w:del>
      <w:ins w:id="537" w:author="Stenger, Bjorn | Bjorn | RIT" w:date="2019-12-23T14:56:00Z">
        <w:r w:rsidR="00DE74D5">
          <w:t xml:space="preserve"> </w:t>
        </w:r>
      </w:ins>
      <w:ins w:id="538" w:author="Stenger, Bjorn | Bjorn | RIT" w:date="2019-12-23T14:57:00Z">
        <w:r w:rsidR="00DE74D5">
          <w:t>designate</w:t>
        </w:r>
      </w:ins>
      <w:ins w:id="539" w:author="Stenger, Bjorn | Bjorn | RIT" w:date="2019-12-23T14:56:00Z">
        <w:r w:rsidR="00DE74D5">
          <w:t xml:space="preserve"> </w:t>
        </w:r>
      </w:ins>
      <w:r w:rsidR="00523D3D">
        <w:t>a control group</w:t>
      </w:r>
      <w:del w:id="540" w:author="Stenger, Bjorn | Bjorn | RIT" w:date="2019-12-23T14:56:00Z">
        <w:r w:rsidR="00523D3D" w:rsidDel="00DE74D5">
          <w:delText xml:space="preserve"> at the same time</w:delText>
        </w:r>
      </w:del>
      <w:r w:rsidR="00523D3D">
        <w:t xml:space="preserve">, </w:t>
      </w:r>
      <w:ins w:id="541" w:author="Stenger, Bjorn | Bjorn | RIT" w:date="2019-12-23T14:56:00Z">
        <w:r w:rsidR="00DE74D5">
          <w:t xml:space="preserve">and </w:t>
        </w:r>
      </w:ins>
      <w:ins w:id="542" w:author="Stenger, Bjorn | Bjorn | RIT" w:date="2019-12-23T14:57:00Z">
        <w:r w:rsidR="00DE74D5">
          <w:t xml:space="preserve">that </w:t>
        </w:r>
      </w:ins>
      <w:del w:id="543" w:author="Stenger, Bjorn | Bjorn | RIT" w:date="2019-12-23T14:56:00Z">
        <w:r w:rsidR="00523D3D" w:rsidDel="00DE74D5">
          <w:delText>ou</w:delText>
        </w:r>
        <w:r w:rsidR="00557161" w:rsidDel="00DE74D5">
          <w:delText>r</w:delText>
        </w:r>
        <w:r w:rsidR="00523D3D" w:rsidDel="00DE74D5">
          <w:delText xml:space="preserve"> survey data is not that significant enough</w:delText>
        </w:r>
        <w:r w:rsidR="00214823" w:rsidDel="00DE74D5">
          <w:delText xml:space="preserve"> and </w:delText>
        </w:r>
      </w:del>
      <w:r w:rsidR="00214823">
        <w:t>o</w:t>
      </w:r>
      <w:r w:rsidR="00557161">
        <w:t>ur</w:t>
      </w:r>
      <w:r w:rsidR="00523D3D">
        <w:t xml:space="preserve"> sample number is</w:t>
      </w:r>
      <w:del w:id="544" w:author="Stenger, Bjorn | Bjorn | RIT" w:date="2019-12-23T14:57:00Z">
        <w:r w:rsidR="00523D3D" w:rsidDel="00DE74D5">
          <w:delText xml:space="preserve"> also</w:delText>
        </w:r>
      </w:del>
      <w:r w:rsidR="00523D3D">
        <w:t xml:space="preserve"> </w:t>
      </w:r>
      <w:del w:id="545" w:author="Stenger, Bjorn | Bjorn | RIT" w:date="2019-12-23T14:57:00Z">
        <w:r w:rsidR="00523D3D" w:rsidDel="00DE74D5">
          <w:delText xml:space="preserve">very </w:delText>
        </w:r>
      </w:del>
      <w:r w:rsidR="00523D3D">
        <w:t>limited.</w:t>
      </w:r>
      <w:r w:rsidR="00557161">
        <w:t xml:space="preserve"> I</w:t>
      </w:r>
      <w:r w:rsidR="00523D3D">
        <w:t xml:space="preserve">n the future, we want to set a lab experiment, with two groups, one </w:t>
      </w:r>
      <w:r w:rsidR="00214823">
        <w:t>is performing a robot with the current configuration</w:t>
      </w:r>
      <w:r w:rsidR="00523D3D">
        <w:t>, one without the expressive feature</w:t>
      </w:r>
      <w:r w:rsidR="00B32D3A">
        <w:t>s</w:t>
      </w:r>
      <w:r w:rsidR="00523D3D">
        <w:t>, to examine the same hypothesis.</w:t>
      </w:r>
      <w:r w:rsidR="00214823">
        <w:t xml:space="preserve"> We will get more statistic support from that. </w:t>
      </w:r>
    </w:p>
    <w:sectPr w:rsidR="00523D3D" w:rsidSect="00A722B0">
      <w:headerReference w:type="default" r:id="rId18"/>
      <w:type w:val="continuous"/>
      <w:pgSz w:w="15840" w:h="12240" w:orient="landscape" w:code="1"/>
      <w:pgMar w:top="2330" w:right="1530" w:bottom="1170" w:left="3960" w:header="994" w:footer="720" w:gutter="0"/>
      <w:cols w:num="2"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9" w:author="Fogelson, Mitchell" w:date="2019-12-19T08:33:00Z" w:initials="FM">
    <w:p w14:paraId="188825D8" w14:textId="5605ED14" w:rsidR="006C436F" w:rsidRDefault="006C436F">
      <w:pPr>
        <w:pStyle w:val="CommentText"/>
      </w:pPr>
      <w:r>
        <w:rPr>
          <w:rStyle w:val="CommentReference"/>
        </w:rPr>
        <w:annotationRef/>
      </w:r>
      <w:r>
        <w:rPr>
          <w:rFonts w:hint="eastAsia"/>
        </w:rPr>
        <w:t>I</w:t>
      </w:r>
      <w:r>
        <w:t xml:space="preserve"> think we need better cases for human intervention.</w:t>
      </w:r>
    </w:p>
  </w:comment>
  <w:comment w:id="91" w:author="Fogelson, Mitchell" w:date="2019-12-19T08:36:00Z" w:initials="FM">
    <w:p w14:paraId="300B399D" w14:textId="66E9163A" w:rsidR="006C436F" w:rsidRDefault="006C436F">
      <w:pPr>
        <w:pStyle w:val="CommentText"/>
      </w:pPr>
      <w:r>
        <w:rPr>
          <w:rStyle w:val="CommentReference"/>
        </w:rPr>
        <w:annotationRef/>
      </w:r>
      <w:r>
        <w:rPr>
          <w:rFonts w:hint="eastAsia"/>
        </w:rPr>
        <w:t>C</w:t>
      </w:r>
      <w:r>
        <w:t>heck out Leila Takayama’s Papers:</w:t>
      </w:r>
      <w:r>
        <w:br/>
      </w:r>
      <w:hyperlink r:id="rId1" w:history="1">
        <w:r w:rsidRPr="00276B92">
          <w:rPr>
            <w:rStyle w:val="Hyperlink"/>
          </w:rPr>
          <w:t>https://www.researchgate.net/profile/Leila_Takayama2/publication/301931092_Help_Me_Please_Robot_Politeness_Strategies_for_Soliciting_Help_From_Humans/links/59eed7f10f7e9b369575bd21/Help-Me-Please-Robot-Politeness-Strategies-for-Soliciting-Help-From-Humans.pdf</w:t>
        </w:r>
      </w:hyperlink>
      <w:r>
        <w:br/>
      </w:r>
      <w:r>
        <w:br/>
      </w:r>
      <w:hyperlink r:id="rId2" w:history="1">
        <w:r w:rsidRPr="00276B92">
          <w:rPr>
            <w:rStyle w:val="Hyperlink"/>
          </w:rPr>
          <w:t>https://s3.amazonaws.com/academia.edu.documents/1163462/6ezczk598g1m6hty.pdf?response-content-disposition=inline%3B%20filename%3DIm_Sorry_Dave_Im_Afraid_I_Wont_Do_That_S.pdf&amp;X-Amz-Algorithm=AWS4-HMAC-SHA256&amp;X-Amz-Credential=AKIAIWOWYYGZ2Y53UL3A%2F20191218%2Fus-east-1%2Fs3%2Faws4_request&amp;X-Amz-Date=20191218T233746Z&amp;X-Amz-Expires=3600&amp;X-Amz-SignedHeaders=host&amp;X-Amz-Signature=cfaacb872720ae8501caafcb949fe233c2bc8fe926444aaa81ab508f3e4e22cf</w:t>
        </w:r>
      </w:hyperlink>
    </w:p>
    <w:p w14:paraId="4790274D" w14:textId="77777777" w:rsidR="006C436F" w:rsidRDefault="006C436F">
      <w:pPr>
        <w:pStyle w:val="CommentText"/>
      </w:pPr>
    </w:p>
  </w:comment>
  <w:comment w:id="199" w:author="Stenger, Bjorn | Bjorn | RIT" w:date="2019-12-23T10:32:00Z" w:initials="SB|B|R">
    <w:p w14:paraId="00E64671" w14:textId="0633B2DB" w:rsidR="006C436F" w:rsidRDefault="006C436F">
      <w:pPr>
        <w:pStyle w:val="CommentText"/>
      </w:pPr>
      <w:r>
        <w:rPr>
          <w:rStyle w:val="CommentReference"/>
        </w:rPr>
        <w:annotationRef/>
      </w:r>
      <w:r>
        <w:t>Citation</w:t>
      </w:r>
    </w:p>
  </w:comment>
  <w:comment w:id="223" w:author="Stenger, Bjorn | Bjorn | RIT" w:date="2019-12-23T10:33:00Z" w:initials="SB|B|R">
    <w:p w14:paraId="42F78B00" w14:textId="7F4E9EEC" w:rsidR="006C436F" w:rsidRDefault="006C436F">
      <w:pPr>
        <w:pStyle w:val="CommentText"/>
      </w:pPr>
      <w:r>
        <w:rPr>
          <w:rStyle w:val="CommentReference"/>
        </w:rPr>
        <w:annotationRef/>
      </w:r>
      <w:r>
        <w:t>citation</w:t>
      </w:r>
    </w:p>
  </w:comment>
  <w:comment w:id="257" w:author="You, Yuhui" w:date="2019-12-20T19:20:00Z" w:initials="YY">
    <w:p w14:paraId="0B1F35A4" w14:textId="0FA0EA14" w:rsidR="006C436F" w:rsidRDefault="006C436F">
      <w:pPr>
        <w:pStyle w:val="CommentText"/>
      </w:pPr>
      <w:r>
        <w:rPr>
          <w:rStyle w:val="CommentReference"/>
        </w:rPr>
        <w:annotationRef/>
      </w:r>
      <w:r>
        <w:t>Right now, the figure is the design images, need to update with the visual output on EMI</w:t>
      </w:r>
    </w:p>
  </w:comment>
  <w:comment w:id="408" w:author="You, Yuhui" w:date="2019-12-20T19:36:00Z" w:initials="YY">
    <w:p w14:paraId="77542786" w14:textId="16C19300" w:rsidR="006C436F" w:rsidRDefault="006C436F">
      <w:pPr>
        <w:pStyle w:val="CommentText"/>
      </w:pPr>
      <w:r>
        <w:rPr>
          <w:rStyle w:val="CommentReference"/>
        </w:rPr>
        <w:annotationRef/>
      </w:r>
      <w:r>
        <w:t>A paper using the same conversion</w:t>
      </w:r>
    </w:p>
  </w:comment>
  <w:comment w:id="424" w:author="You, Yuhui" w:date="2019-12-20T20:26:00Z" w:initials="YY">
    <w:p w14:paraId="1E295009" w14:textId="18B85AF6" w:rsidR="006C436F" w:rsidRDefault="006C436F">
      <w:pPr>
        <w:pStyle w:val="CommentText"/>
      </w:pPr>
      <w:r>
        <w:rPr>
          <w:rStyle w:val="CommentReference"/>
        </w:rPr>
        <w:annotationRef/>
      </w:r>
      <w:r>
        <w:t>Will look at percentage of positive responses instead of median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8825D8" w15:done="0"/>
  <w15:commentEx w15:paraId="4790274D" w15:done="0"/>
  <w15:commentEx w15:paraId="00E64671" w15:done="0"/>
  <w15:commentEx w15:paraId="42F78B00" w15:done="0"/>
  <w15:commentEx w15:paraId="0B1F35A4" w15:done="0"/>
  <w15:commentEx w15:paraId="77542786" w15:done="0"/>
  <w15:commentEx w15:paraId="1E2950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1A5F6D6" w16cex:dateUtc="2019-12-18T23:33:00Z"/>
  <w16cex:commentExtensible w16cex:durableId="21A5F6D7" w16cex:dateUtc="2019-12-18T23:36:00Z"/>
  <w16cex:commentExtensible w16cex:durableId="21AB1642" w16cex:dateUtc="2019-12-23T01:32:00Z"/>
  <w16cex:commentExtensible w16cex:durableId="21AB1676" w16cex:dateUtc="2019-12-23T01:33:00Z"/>
  <w16cex:commentExtensible w16cex:durableId="21A79D9B" w16cex:dateUtc="2019-12-20T10:20:00Z"/>
  <w16cex:commentExtensible w16cex:durableId="21A7A148" w16cex:dateUtc="2019-12-20T10:36:00Z"/>
  <w16cex:commentExtensible w16cex:durableId="21A7AD0F" w16cex:dateUtc="2019-12-20T1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8825D8" w16cid:durableId="21A5F6D6"/>
  <w16cid:commentId w16cid:paraId="4790274D" w16cid:durableId="21A5F6D7"/>
  <w16cid:commentId w16cid:paraId="00E64671" w16cid:durableId="21AB1642"/>
  <w16cid:commentId w16cid:paraId="42F78B00" w16cid:durableId="21AB1676"/>
  <w16cid:commentId w16cid:paraId="0B1F35A4" w16cid:durableId="21A79D9B"/>
  <w16cid:commentId w16cid:paraId="77542786" w16cid:durableId="21A7A148"/>
  <w16cid:commentId w16cid:paraId="1E295009" w16cid:durableId="21A7AD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BF467" w14:textId="77777777" w:rsidR="00635B38" w:rsidRDefault="00635B38">
      <w:pPr>
        <w:spacing w:after="0" w:line="240" w:lineRule="auto"/>
      </w:pPr>
      <w:r>
        <w:separator/>
      </w:r>
    </w:p>
  </w:endnote>
  <w:endnote w:type="continuationSeparator" w:id="0">
    <w:p w14:paraId="1CA5CA83" w14:textId="77777777" w:rsidR="00635B38" w:rsidRDefault="00635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Lucida Grande">
    <w:altName w:val="Segoe UI"/>
    <w:panose1 w:val="020B0600040502020204"/>
    <w:charset w:val="00"/>
    <w:family w:val="swiss"/>
    <w:pitch w:val="variable"/>
    <w:sig w:usb0="E1000AEF" w:usb1="5000A1FF" w:usb2="00000000" w:usb3="00000000" w:csb0="000001BF" w:csb1="00000000"/>
  </w:font>
  <w:font w:name="Geneva">
    <w:panose1 w:val="020B0503030404040204"/>
    <w:charset w:val="00"/>
    <w:family w:val="swiss"/>
    <w:pitch w:val="variable"/>
    <w:sig w:usb0="E00002FF" w:usb1="5200205F" w:usb2="00A0C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pitch w:val="fixed"/>
    <w:sig w:usb0="E00002FF" w:usb1="6AC7FDFB" w:usb2="00000012" w:usb3="00000000" w:csb0="0002009F" w:csb1="00000000"/>
  </w:font>
  <w:font w:name="Linux Libertine">
    <w:panose1 w:val="020B0604020202020204"/>
    <w:charset w:val="00"/>
    <w:family w:val="auto"/>
    <w:pitch w:val="variable"/>
    <w:sig w:usb0="E0000AFF" w:usb1="5200E5FB" w:usb2="0200002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B05E7" w14:textId="77777777" w:rsidR="00635B38" w:rsidRDefault="00635B38">
      <w:pPr>
        <w:spacing w:after="0" w:line="240" w:lineRule="auto"/>
      </w:pPr>
      <w:r>
        <w:separator/>
      </w:r>
    </w:p>
  </w:footnote>
  <w:footnote w:type="continuationSeparator" w:id="0">
    <w:p w14:paraId="449EB82D" w14:textId="77777777" w:rsidR="00635B38" w:rsidRDefault="00635B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54752" w14:textId="77777777" w:rsidR="006C436F" w:rsidRDefault="006C436F">
    <w:pPr>
      <w:tabs>
        <w:tab w:val="right" w:pos="10080"/>
      </w:tabs>
      <w:rPr>
        <w:rStyle w:val="PageNumbe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B6D64" w14:textId="77777777" w:rsidR="006C436F" w:rsidRDefault="006C436F">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E35B0" w14:textId="77777777" w:rsidR="006C436F" w:rsidRDefault="006C436F">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15:restartNumberingAfterBreak="0">
    <w:nsid w:val="506F01BC"/>
    <w:multiLevelType w:val="multilevel"/>
    <w:tmpl w:val="B7409380"/>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5104455A"/>
    <w:multiLevelType w:val="hybridMultilevel"/>
    <w:tmpl w:val="9AFAF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12" w15:restartNumberingAfterBreak="0">
    <w:nsid w:val="5B2E4052"/>
    <w:multiLevelType w:val="hybridMultilevel"/>
    <w:tmpl w:val="4F1C74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B151A4"/>
    <w:multiLevelType w:val="multilevel"/>
    <w:tmpl w:val="7320ECCA"/>
    <w:lvl w:ilvl="0">
      <w:start w:val="1"/>
      <w:numFmt w:val="decimal"/>
      <w:pStyle w:val="References"/>
      <w:lvlText w:val="[%1]"/>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21167CD"/>
    <w:multiLevelType w:val="hybridMultilevel"/>
    <w:tmpl w:val="6B2C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893DB7"/>
    <w:multiLevelType w:val="hybridMultilevel"/>
    <w:tmpl w:val="B33ED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7"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8"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9" w15:restartNumberingAfterBreak="0">
    <w:nsid w:val="7AA90541"/>
    <w:multiLevelType w:val="hybridMultilevel"/>
    <w:tmpl w:val="5F883B94"/>
    <w:lvl w:ilvl="0" w:tplc="04090001">
      <w:start w:val="1"/>
      <w:numFmt w:val="bullet"/>
      <w:lvlText w:val=""/>
      <w:lvlJc w:val="left"/>
      <w:pPr>
        <w:ind w:left="600" w:hanging="360"/>
      </w:pPr>
      <w:rPr>
        <w:rFonts w:ascii="Symbol" w:hAnsi="Symbo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20"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21"/>
  </w:num>
  <w:num w:numId="4">
    <w:abstractNumId w:val="5"/>
  </w:num>
  <w:num w:numId="5">
    <w:abstractNumId w:val="6"/>
  </w:num>
  <w:num w:numId="6">
    <w:abstractNumId w:val="18"/>
  </w:num>
  <w:num w:numId="7">
    <w:abstractNumId w:val="16"/>
  </w:num>
  <w:num w:numId="8">
    <w:abstractNumId w:val="13"/>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7"/>
  </w:num>
  <w:num w:numId="13">
    <w:abstractNumId w:val="17"/>
  </w:num>
  <w:num w:numId="14">
    <w:abstractNumId w:val="17"/>
    <w:lvlOverride w:ilvl="0">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13"/>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num>
  <w:num w:numId="21">
    <w:abstractNumId w:val="20"/>
  </w:num>
  <w:num w:numId="22">
    <w:abstractNumId w:val="21"/>
  </w:num>
  <w:num w:numId="23">
    <w:abstractNumId w:val="17"/>
  </w:num>
  <w:num w:numId="24">
    <w:abstractNumId w:val="13"/>
  </w:num>
  <w:num w:numId="25">
    <w:abstractNumId w:val="2"/>
  </w:num>
  <w:num w:numId="26">
    <w:abstractNumId w:val="10"/>
  </w:num>
  <w:num w:numId="27">
    <w:abstractNumId w:val="0"/>
  </w:num>
  <w:num w:numId="28">
    <w:abstractNumId w:val="21"/>
  </w:num>
  <w:num w:numId="29">
    <w:abstractNumId w:val="21"/>
    <w:lvlOverride w:ilvl="0">
      <w:startOverride w:val="1"/>
    </w:lvlOverride>
  </w:num>
  <w:num w:numId="30">
    <w:abstractNumId w:val="4"/>
  </w:num>
  <w:num w:numId="31">
    <w:abstractNumId w:val="3"/>
  </w:num>
  <w:num w:numId="32">
    <w:abstractNumId w:val="19"/>
  </w:num>
  <w:num w:numId="33">
    <w:abstractNumId w:val="8"/>
  </w:num>
  <w:num w:numId="34">
    <w:abstractNumId w:val="9"/>
  </w:num>
  <w:num w:numId="35">
    <w:abstractNumId w:val="15"/>
  </w:num>
  <w:num w:numId="36">
    <w:abstractNumId w:val="21"/>
  </w:num>
  <w:num w:numId="37">
    <w:abstractNumId w:val="21"/>
  </w:num>
  <w:num w:numId="38">
    <w:abstractNumId w:val="21"/>
  </w:num>
  <w:num w:numId="39">
    <w:abstractNumId w:val="21"/>
  </w:num>
  <w:num w:numId="40">
    <w:abstractNumId w:val="21"/>
  </w:num>
  <w:num w:numId="41">
    <w:abstractNumId w:val="17"/>
  </w:num>
  <w:num w:numId="42">
    <w:abstractNumId w:val="21"/>
  </w:num>
  <w:num w:numId="43">
    <w:abstractNumId w:val="17"/>
    <w:lvlOverride w:ilvl="0">
      <w:startOverride w:val="1"/>
    </w:lvlOverride>
  </w:num>
  <w:num w:numId="44">
    <w:abstractNumId w:val="12"/>
  </w:num>
  <w:num w:numId="45">
    <w:abstractNumId w:val="17"/>
  </w:num>
  <w:num w:numId="46">
    <w:abstractNumId w:val="17"/>
    <w:lvlOverride w:ilvl="0">
      <w:startOverride w:val="1"/>
    </w:lvlOverride>
  </w:num>
  <w:num w:numId="47">
    <w:abstractNumId w:val="14"/>
  </w:num>
  <w:num w:numId="48">
    <w:abstractNumId w:val="21"/>
  </w:num>
  <w:num w:numId="49">
    <w:abstractNumId w:val="21"/>
  </w:num>
  <w:num w:numId="50">
    <w:abstractNumId w:val="21"/>
  </w:num>
  <w:num w:numId="51">
    <w:abstractNumId w:val="21"/>
  </w:num>
  <w:num w:numId="52">
    <w:abstractNumId w:val="21"/>
  </w:num>
  <w:num w:numId="53">
    <w:abstractNumId w:val="21"/>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nger, Bjorn | Bjorn | RIT">
    <w15:presenceInfo w15:providerId="AD" w15:userId="S::bjorn.stenger@rakuten.com::8f1dbe5c-b517-4172-8252-228745801b2a"/>
  </w15:person>
  <w15:person w15:author="Fogelson, Mitchell">
    <w15:presenceInfo w15:providerId="AD" w15:userId="S-1-5-21-682003330-1788223648-2146650855-973869"/>
  </w15:person>
  <w15:person w15:author="You, Yuhui">
    <w15:presenceInfo w15:providerId="AD" w15:userId="S::yuhui.you@rakuten.com::8c568a67-e095-48e0-bb2d-c9a2b952eb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hideGrammatical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strokecolor="silver">
      <v:stroke color="silver"/>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475"/>
    <w:rsid w:val="00000B2D"/>
    <w:rsid w:val="0000385D"/>
    <w:rsid w:val="00003D60"/>
    <w:rsid w:val="00004F54"/>
    <w:rsid w:val="000050F2"/>
    <w:rsid w:val="00023AB2"/>
    <w:rsid w:val="00026833"/>
    <w:rsid w:val="00034626"/>
    <w:rsid w:val="000356DA"/>
    <w:rsid w:val="00035F58"/>
    <w:rsid w:val="00036DD5"/>
    <w:rsid w:val="0003751B"/>
    <w:rsid w:val="0004127E"/>
    <w:rsid w:val="0004163F"/>
    <w:rsid w:val="0004301F"/>
    <w:rsid w:val="0004463D"/>
    <w:rsid w:val="00044CF8"/>
    <w:rsid w:val="00053873"/>
    <w:rsid w:val="000564C3"/>
    <w:rsid w:val="00056CAD"/>
    <w:rsid w:val="000640A5"/>
    <w:rsid w:val="000739DB"/>
    <w:rsid w:val="0008033B"/>
    <w:rsid w:val="00084235"/>
    <w:rsid w:val="00084CC8"/>
    <w:rsid w:val="00097B75"/>
    <w:rsid w:val="000A6478"/>
    <w:rsid w:val="000A7505"/>
    <w:rsid w:val="000A7A5D"/>
    <w:rsid w:val="000A7D63"/>
    <w:rsid w:val="000B3B90"/>
    <w:rsid w:val="000B7895"/>
    <w:rsid w:val="000C2D6E"/>
    <w:rsid w:val="000C611A"/>
    <w:rsid w:val="000C7786"/>
    <w:rsid w:val="000D47E4"/>
    <w:rsid w:val="000E44F0"/>
    <w:rsid w:val="000E7EAC"/>
    <w:rsid w:val="00101228"/>
    <w:rsid w:val="00104722"/>
    <w:rsid w:val="0010674A"/>
    <w:rsid w:val="00113067"/>
    <w:rsid w:val="00115B59"/>
    <w:rsid w:val="00123C42"/>
    <w:rsid w:val="00130749"/>
    <w:rsid w:val="00133E18"/>
    <w:rsid w:val="00137131"/>
    <w:rsid w:val="00142E31"/>
    <w:rsid w:val="0016190C"/>
    <w:rsid w:val="0016248C"/>
    <w:rsid w:val="0016324D"/>
    <w:rsid w:val="00163EA6"/>
    <w:rsid w:val="001642EC"/>
    <w:rsid w:val="00167DAE"/>
    <w:rsid w:val="001758CE"/>
    <w:rsid w:val="00185EE4"/>
    <w:rsid w:val="001A566D"/>
    <w:rsid w:val="001B059F"/>
    <w:rsid w:val="001B28D5"/>
    <w:rsid w:val="001C1990"/>
    <w:rsid w:val="001D256D"/>
    <w:rsid w:val="001D3DC2"/>
    <w:rsid w:val="001D4070"/>
    <w:rsid w:val="001D73C4"/>
    <w:rsid w:val="001E3A5F"/>
    <w:rsid w:val="001F2353"/>
    <w:rsid w:val="001F4C86"/>
    <w:rsid w:val="001F61B8"/>
    <w:rsid w:val="00210746"/>
    <w:rsid w:val="00214823"/>
    <w:rsid w:val="00214F0F"/>
    <w:rsid w:val="002206BE"/>
    <w:rsid w:val="00224993"/>
    <w:rsid w:val="002263CE"/>
    <w:rsid w:val="00230CA9"/>
    <w:rsid w:val="00232144"/>
    <w:rsid w:val="0024350D"/>
    <w:rsid w:val="00246A29"/>
    <w:rsid w:val="002477C2"/>
    <w:rsid w:val="00251824"/>
    <w:rsid w:val="0025267A"/>
    <w:rsid w:val="00266847"/>
    <w:rsid w:val="00267016"/>
    <w:rsid w:val="00274767"/>
    <w:rsid w:val="002778E7"/>
    <w:rsid w:val="00277CEE"/>
    <w:rsid w:val="00283789"/>
    <w:rsid w:val="002859AE"/>
    <w:rsid w:val="0029281A"/>
    <w:rsid w:val="002A4751"/>
    <w:rsid w:val="002A5C47"/>
    <w:rsid w:val="002A5DC9"/>
    <w:rsid w:val="002A7E32"/>
    <w:rsid w:val="002C6972"/>
    <w:rsid w:val="002C7F2B"/>
    <w:rsid w:val="002D3213"/>
    <w:rsid w:val="002D3475"/>
    <w:rsid w:val="002D570C"/>
    <w:rsid w:val="002D6933"/>
    <w:rsid w:val="002E0578"/>
    <w:rsid w:val="002F17F0"/>
    <w:rsid w:val="00302E0B"/>
    <w:rsid w:val="00324062"/>
    <w:rsid w:val="00326F9B"/>
    <w:rsid w:val="003307E3"/>
    <w:rsid w:val="003340B1"/>
    <w:rsid w:val="00336D73"/>
    <w:rsid w:val="0034161E"/>
    <w:rsid w:val="003420FC"/>
    <w:rsid w:val="00343323"/>
    <w:rsid w:val="0034433B"/>
    <w:rsid w:val="00345480"/>
    <w:rsid w:val="00347B74"/>
    <w:rsid w:val="003631D7"/>
    <w:rsid w:val="0036463B"/>
    <w:rsid w:val="00385717"/>
    <w:rsid w:val="00387DB2"/>
    <w:rsid w:val="00394A53"/>
    <w:rsid w:val="00395449"/>
    <w:rsid w:val="003956F0"/>
    <w:rsid w:val="00397C0B"/>
    <w:rsid w:val="003A2DC2"/>
    <w:rsid w:val="003A5C16"/>
    <w:rsid w:val="003B7B70"/>
    <w:rsid w:val="003E2F90"/>
    <w:rsid w:val="003E50F0"/>
    <w:rsid w:val="003E738F"/>
    <w:rsid w:val="003F140B"/>
    <w:rsid w:val="003F26FC"/>
    <w:rsid w:val="003F66EB"/>
    <w:rsid w:val="003F6A99"/>
    <w:rsid w:val="003F6F04"/>
    <w:rsid w:val="003F70CB"/>
    <w:rsid w:val="00406587"/>
    <w:rsid w:val="00410F8B"/>
    <w:rsid w:val="00420F90"/>
    <w:rsid w:val="00432882"/>
    <w:rsid w:val="00442C3A"/>
    <w:rsid w:val="0044349C"/>
    <w:rsid w:val="004514A2"/>
    <w:rsid w:val="0045578C"/>
    <w:rsid w:val="00462C6B"/>
    <w:rsid w:val="0047563B"/>
    <w:rsid w:val="00475CA0"/>
    <w:rsid w:val="00476BF9"/>
    <w:rsid w:val="00476FC7"/>
    <w:rsid w:val="00493008"/>
    <w:rsid w:val="00495729"/>
    <w:rsid w:val="004A0BF4"/>
    <w:rsid w:val="004A21B4"/>
    <w:rsid w:val="004C01C1"/>
    <w:rsid w:val="004C1DD9"/>
    <w:rsid w:val="004C3524"/>
    <w:rsid w:val="004E0E8F"/>
    <w:rsid w:val="004E245B"/>
    <w:rsid w:val="004E32FF"/>
    <w:rsid w:val="004F09CC"/>
    <w:rsid w:val="004F300E"/>
    <w:rsid w:val="004F4330"/>
    <w:rsid w:val="005046E9"/>
    <w:rsid w:val="005125D2"/>
    <w:rsid w:val="005173F6"/>
    <w:rsid w:val="00523D3D"/>
    <w:rsid w:val="00525CE1"/>
    <w:rsid w:val="005358BB"/>
    <w:rsid w:val="00535AFB"/>
    <w:rsid w:val="00537B79"/>
    <w:rsid w:val="00544CEB"/>
    <w:rsid w:val="00556537"/>
    <w:rsid w:val="00557161"/>
    <w:rsid w:val="00557F28"/>
    <w:rsid w:val="00561111"/>
    <w:rsid w:val="00567CA1"/>
    <w:rsid w:val="0057033C"/>
    <w:rsid w:val="00583CF9"/>
    <w:rsid w:val="005962F2"/>
    <w:rsid w:val="005A1997"/>
    <w:rsid w:val="005A6DE9"/>
    <w:rsid w:val="005A7FB5"/>
    <w:rsid w:val="005B103E"/>
    <w:rsid w:val="005C7B73"/>
    <w:rsid w:val="005D0D30"/>
    <w:rsid w:val="005D2810"/>
    <w:rsid w:val="005D33C8"/>
    <w:rsid w:val="005E015E"/>
    <w:rsid w:val="005E280D"/>
    <w:rsid w:val="005F4E73"/>
    <w:rsid w:val="006034E6"/>
    <w:rsid w:val="00616BB1"/>
    <w:rsid w:val="00622949"/>
    <w:rsid w:val="0062526C"/>
    <w:rsid w:val="00625B4E"/>
    <w:rsid w:val="0062648C"/>
    <w:rsid w:val="00633D06"/>
    <w:rsid w:val="00635B38"/>
    <w:rsid w:val="0063725D"/>
    <w:rsid w:val="006427A2"/>
    <w:rsid w:val="00642C27"/>
    <w:rsid w:val="00661FC0"/>
    <w:rsid w:val="00663B46"/>
    <w:rsid w:val="006650F4"/>
    <w:rsid w:val="00673FF2"/>
    <w:rsid w:val="006751CD"/>
    <w:rsid w:val="00681FE5"/>
    <w:rsid w:val="00684067"/>
    <w:rsid w:val="0068510C"/>
    <w:rsid w:val="00687B57"/>
    <w:rsid w:val="00692A7F"/>
    <w:rsid w:val="006B0087"/>
    <w:rsid w:val="006B09FE"/>
    <w:rsid w:val="006B5861"/>
    <w:rsid w:val="006C2A3F"/>
    <w:rsid w:val="006C436F"/>
    <w:rsid w:val="006E07F5"/>
    <w:rsid w:val="006E48B1"/>
    <w:rsid w:val="006E5794"/>
    <w:rsid w:val="006E7459"/>
    <w:rsid w:val="006F4113"/>
    <w:rsid w:val="006F500A"/>
    <w:rsid w:val="007111C3"/>
    <w:rsid w:val="007214D2"/>
    <w:rsid w:val="00732975"/>
    <w:rsid w:val="00732C6C"/>
    <w:rsid w:val="00744883"/>
    <w:rsid w:val="00751A10"/>
    <w:rsid w:val="00752210"/>
    <w:rsid w:val="00755196"/>
    <w:rsid w:val="007554D5"/>
    <w:rsid w:val="00757007"/>
    <w:rsid w:val="00762CC1"/>
    <w:rsid w:val="00780C66"/>
    <w:rsid w:val="00782DE0"/>
    <w:rsid w:val="007857C2"/>
    <w:rsid w:val="00795885"/>
    <w:rsid w:val="00797C3D"/>
    <w:rsid w:val="007A1070"/>
    <w:rsid w:val="007A7031"/>
    <w:rsid w:val="007A7B42"/>
    <w:rsid w:val="007B0865"/>
    <w:rsid w:val="007B46BD"/>
    <w:rsid w:val="007C5BC1"/>
    <w:rsid w:val="007D034A"/>
    <w:rsid w:val="007D1479"/>
    <w:rsid w:val="007E1C8E"/>
    <w:rsid w:val="007E534E"/>
    <w:rsid w:val="007E5431"/>
    <w:rsid w:val="007F7C34"/>
    <w:rsid w:val="008011D7"/>
    <w:rsid w:val="008012EE"/>
    <w:rsid w:val="00807763"/>
    <w:rsid w:val="00810017"/>
    <w:rsid w:val="00824844"/>
    <w:rsid w:val="008265B9"/>
    <w:rsid w:val="00832F97"/>
    <w:rsid w:val="00837D86"/>
    <w:rsid w:val="008415DD"/>
    <w:rsid w:val="008452D9"/>
    <w:rsid w:val="00847038"/>
    <w:rsid w:val="00851BE4"/>
    <w:rsid w:val="00854983"/>
    <w:rsid w:val="00856796"/>
    <w:rsid w:val="008603A2"/>
    <w:rsid w:val="0086128E"/>
    <w:rsid w:val="00863AA3"/>
    <w:rsid w:val="00864031"/>
    <w:rsid w:val="008677B2"/>
    <w:rsid w:val="00875BA7"/>
    <w:rsid w:val="00880A81"/>
    <w:rsid w:val="00884B53"/>
    <w:rsid w:val="0088731C"/>
    <w:rsid w:val="0088780E"/>
    <w:rsid w:val="008942F8"/>
    <w:rsid w:val="008954B4"/>
    <w:rsid w:val="00896D4D"/>
    <w:rsid w:val="008A1034"/>
    <w:rsid w:val="008A2532"/>
    <w:rsid w:val="008A48DE"/>
    <w:rsid w:val="008A6EDF"/>
    <w:rsid w:val="008B3344"/>
    <w:rsid w:val="008B4D76"/>
    <w:rsid w:val="008B54A5"/>
    <w:rsid w:val="008C1FCE"/>
    <w:rsid w:val="008C7074"/>
    <w:rsid w:val="008E1488"/>
    <w:rsid w:val="008F1A86"/>
    <w:rsid w:val="008F4550"/>
    <w:rsid w:val="00901CE0"/>
    <w:rsid w:val="00903CF1"/>
    <w:rsid w:val="00905DDD"/>
    <w:rsid w:val="00911AC4"/>
    <w:rsid w:val="009254A1"/>
    <w:rsid w:val="009302A7"/>
    <w:rsid w:val="00934F3E"/>
    <w:rsid w:val="0093716E"/>
    <w:rsid w:val="00951D8A"/>
    <w:rsid w:val="00952265"/>
    <w:rsid w:val="00952ABB"/>
    <w:rsid w:val="00953D1E"/>
    <w:rsid w:val="00965864"/>
    <w:rsid w:val="00967158"/>
    <w:rsid w:val="00967995"/>
    <w:rsid w:val="00974710"/>
    <w:rsid w:val="0097546D"/>
    <w:rsid w:val="00982276"/>
    <w:rsid w:val="00983BCB"/>
    <w:rsid w:val="0099575F"/>
    <w:rsid w:val="00995849"/>
    <w:rsid w:val="0099591D"/>
    <w:rsid w:val="009A6E44"/>
    <w:rsid w:val="009B4318"/>
    <w:rsid w:val="009B69FA"/>
    <w:rsid w:val="009C2064"/>
    <w:rsid w:val="009D4116"/>
    <w:rsid w:val="009D78B1"/>
    <w:rsid w:val="009E0A47"/>
    <w:rsid w:val="009E154A"/>
    <w:rsid w:val="009E3882"/>
    <w:rsid w:val="009E6785"/>
    <w:rsid w:val="009F2148"/>
    <w:rsid w:val="009F3AF8"/>
    <w:rsid w:val="009F520A"/>
    <w:rsid w:val="009F6742"/>
    <w:rsid w:val="00A0105B"/>
    <w:rsid w:val="00A126E7"/>
    <w:rsid w:val="00A14099"/>
    <w:rsid w:val="00A15F82"/>
    <w:rsid w:val="00A16205"/>
    <w:rsid w:val="00A24EF8"/>
    <w:rsid w:val="00A40C37"/>
    <w:rsid w:val="00A42F69"/>
    <w:rsid w:val="00A47DB7"/>
    <w:rsid w:val="00A54628"/>
    <w:rsid w:val="00A722B0"/>
    <w:rsid w:val="00A7741C"/>
    <w:rsid w:val="00A90A14"/>
    <w:rsid w:val="00AA3599"/>
    <w:rsid w:val="00AA3CFF"/>
    <w:rsid w:val="00AA4DD5"/>
    <w:rsid w:val="00AA4DDE"/>
    <w:rsid w:val="00AB5551"/>
    <w:rsid w:val="00AD622B"/>
    <w:rsid w:val="00AD67A3"/>
    <w:rsid w:val="00AD684C"/>
    <w:rsid w:val="00AD7682"/>
    <w:rsid w:val="00AE622C"/>
    <w:rsid w:val="00AE768D"/>
    <w:rsid w:val="00AF592C"/>
    <w:rsid w:val="00AF6CF2"/>
    <w:rsid w:val="00B21BDC"/>
    <w:rsid w:val="00B241C4"/>
    <w:rsid w:val="00B308F5"/>
    <w:rsid w:val="00B31366"/>
    <w:rsid w:val="00B32D3A"/>
    <w:rsid w:val="00B36E1F"/>
    <w:rsid w:val="00B429E2"/>
    <w:rsid w:val="00B42A60"/>
    <w:rsid w:val="00B50730"/>
    <w:rsid w:val="00B5099C"/>
    <w:rsid w:val="00B552CA"/>
    <w:rsid w:val="00B5743B"/>
    <w:rsid w:val="00B60FA3"/>
    <w:rsid w:val="00B62907"/>
    <w:rsid w:val="00B63839"/>
    <w:rsid w:val="00B81E43"/>
    <w:rsid w:val="00B8505A"/>
    <w:rsid w:val="00B868C6"/>
    <w:rsid w:val="00B875E7"/>
    <w:rsid w:val="00B9343A"/>
    <w:rsid w:val="00B96F10"/>
    <w:rsid w:val="00B97853"/>
    <w:rsid w:val="00BA47EF"/>
    <w:rsid w:val="00BA59FA"/>
    <w:rsid w:val="00BA62CE"/>
    <w:rsid w:val="00BB465A"/>
    <w:rsid w:val="00BC21A8"/>
    <w:rsid w:val="00BC28CA"/>
    <w:rsid w:val="00BC4191"/>
    <w:rsid w:val="00BE0F28"/>
    <w:rsid w:val="00BE35B6"/>
    <w:rsid w:val="00BF4B44"/>
    <w:rsid w:val="00BF51FB"/>
    <w:rsid w:val="00C01F8B"/>
    <w:rsid w:val="00C118BB"/>
    <w:rsid w:val="00C12320"/>
    <w:rsid w:val="00C20C7E"/>
    <w:rsid w:val="00C4256E"/>
    <w:rsid w:val="00C50450"/>
    <w:rsid w:val="00C528B1"/>
    <w:rsid w:val="00C53BCD"/>
    <w:rsid w:val="00C543CD"/>
    <w:rsid w:val="00C550D2"/>
    <w:rsid w:val="00C56C2B"/>
    <w:rsid w:val="00C6405B"/>
    <w:rsid w:val="00C751A6"/>
    <w:rsid w:val="00C774C7"/>
    <w:rsid w:val="00C82167"/>
    <w:rsid w:val="00C8534E"/>
    <w:rsid w:val="00C97FC0"/>
    <w:rsid w:val="00CA07DF"/>
    <w:rsid w:val="00CA0AF8"/>
    <w:rsid w:val="00CA1E9E"/>
    <w:rsid w:val="00CA2F79"/>
    <w:rsid w:val="00CA316B"/>
    <w:rsid w:val="00CA6E0C"/>
    <w:rsid w:val="00CA7105"/>
    <w:rsid w:val="00CA77E4"/>
    <w:rsid w:val="00CB126E"/>
    <w:rsid w:val="00CB366B"/>
    <w:rsid w:val="00CB3830"/>
    <w:rsid w:val="00CB6E9C"/>
    <w:rsid w:val="00CC0C42"/>
    <w:rsid w:val="00CC1EA5"/>
    <w:rsid w:val="00CC3A7F"/>
    <w:rsid w:val="00CC5837"/>
    <w:rsid w:val="00CD1FBF"/>
    <w:rsid w:val="00CD2F7E"/>
    <w:rsid w:val="00CD41D3"/>
    <w:rsid w:val="00CD4AC8"/>
    <w:rsid w:val="00CD4EAC"/>
    <w:rsid w:val="00CD602E"/>
    <w:rsid w:val="00CE1CE0"/>
    <w:rsid w:val="00CE4370"/>
    <w:rsid w:val="00CF1BF6"/>
    <w:rsid w:val="00D01DA5"/>
    <w:rsid w:val="00D11A13"/>
    <w:rsid w:val="00D176BE"/>
    <w:rsid w:val="00D20ADE"/>
    <w:rsid w:val="00D232FC"/>
    <w:rsid w:val="00D33BE8"/>
    <w:rsid w:val="00D35F09"/>
    <w:rsid w:val="00D43823"/>
    <w:rsid w:val="00D47BD0"/>
    <w:rsid w:val="00D512EA"/>
    <w:rsid w:val="00D522AD"/>
    <w:rsid w:val="00D56A1C"/>
    <w:rsid w:val="00D60120"/>
    <w:rsid w:val="00D634A0"/>
    <w:rsid w:val="00D6399C"/>
    <w:rsid w:val="00D73EB2"/>
    <w:rsid w:val="00D82222"/>
    <w:rsid w:val="00D85BC9"/>
    <w:rsid w:val="00D90F8C"/>
    <w:rsid w:val="00D95184"/>
    <w:rsid w:val="00D97C98"/>
    <w:rsid w:val="00DA005A"/>
    <w:rsid w:val="00DA5FA5"/>
    <w:rsid w:val="00DA6E36"/>
    <w:rsid w:val="00DB1290"/>
    <w:rsid w:val="00DB3C75"/>
    <w:rsid w:val="00DD1290"/>
    <w:rsid w:val="00DD1A97"/>
    <w:rsid w:val="00DD22FA"/>
    <w:rsid w:val="00DD4758"/>
    <w:rsid w:val="00DD6997"/>
    <w:rsid w:val="00DE37B3"/>
    <w:rsid w:val="00DE3A75"/>
    <w:rsid w:val="00DE3E6D"/>
    <w:rsid w:val="00DE74D5"/>
    <w:rsid w:val="00DF1368"/>
    <w:rsid w:val="00DF3EF9"/>
    <w:rsid w:val="00DF4825"/>
    <w:rsid w:val="00E01CB7"/>
    <w:rsid w:val="00E13328"/>
    <w:rsid w:val="00E21A51"/>
    <w:rsid w:val="00E25BA8"/>
    <w:rsid w:val="00E3417E"/>
    <w:rsid w:val="00E524DE"/>
    <w:rsid w:val="00E53F57"/>
    <w:rsid w:val="00E571F3"/>
    <w:rsid w:val="00E66009"/>
    <w:rsid w:val="00E846C6"/>
    <w:rsid w:val="00E8591D"/>
    <w:rsid w:val="00E85E63"/>
    <w:rsid w:val="00E926CD"/>
    <w:rsid w:val="00EC2A76"/>
    <w:rsid w:val="00EC5756"/>
    <w:rsid w:val="00EC74FB"/>
    <w:rsid w:val="00ED1033"/>
    <w:rsid w:val="00ED4E7E"/>
    <w:rsid w:val="00ED5BA9"/>
    <w:rsid w:val="00EE308B"/>
    <w:rsid w:val="00EE37CE"/>
    <w:rsid w:val="00EE4BDF"/>
    <w:rsid w:val="00EE7AC0"/>
    <w:rsid w:val="00EF03E5"/>
    <w:rsid w:val="00EF3291"/>
    <w:rsid w:val="00F04765"/>
    <w:rsid w:val="00F24BEB"/>
    <w:rsid w:val="00F3329F"/>
    <w:rsid w:val="00F41E31"/>
    <w:rsid w:val="00F44ABA"/>
    <w:rsid w:val="00F44AD7"/>
    <w:rsid w:val="00F470CC"/>
    <w:rsid w:val="00F47426"/>
    <w:rsid w:val="00F52D7E"/>
    <w:rsid w:val="00F56881"/>
    <w:rsid w:val="00F62EBB"/>
    <w:rsid w:val="00F67F79"/>
    <w:rsid w:val="00F70E2A"/>
    <w:rsid w:val="00F716BD"/>
    <w:rsid w:val="00F7512A"/>
    <w:rsid w:val="00F85998"/>
    <w:rsid w:val="00F85F42"/>
    <w:rsid w:val="00F87135"/>
    <w:rsid w:val="00F92382"/>
    <w:rsid w:val="00F9418B"/>
    <w:rsid w:val="00FA012B"/>
    <w:rsid w:val="00FA3625"/>
    <w:rsid w:val="00FA377E"/>
    <w:rsid w:val="00FA7B81"/>
    <w:rsid w:val="00FB2A9E"/>
    <w:rsid w:val="00FB2B53"/>
    <w:rsid w:val="00FD0DFA"/>
    <w:rsid w:val="00FD26D4"/>
    <w:rsid w:val="00FD5B73"/>
    <w:rsid w:val="00FD72D6"/>
    <w:rsid w:val="00FE6F94"/>
    <w:rsid w:val="00FF27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v:textbox inset="5.85pt,.7pt,5.85pt,.7pt"/>
    </o:shapedefaults>
    <o:shapelayout v:ext="edit">
      <o:idmap v:ext="edit" data="2"/>
    </o:shapelayout>
  </w:shapeDefaults>
  <w:doNotEmbedSmartTags/>
  <w:decimalSymbol w:val="."/>
  <w:listSeparator w:val=","/>
  <w14:docId w14:val="6EB1177A"/>
  <w15:docId w15:val="{9FBABB9F-F881-6640-BD7C-DF04E9E62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qFormat="1"/>
    <w:lsdException w:name="Colorful Grid" w:uiPriority="64" w:qFormat="1"/>
    <w:lsdException w:name="Light Shading Accent 1" w:uiPriority="65"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qFormat="1"/>
    <w:lsdException w:name="Medium List 2 Accent 6" w:uiPriority="71" w:qFormat="1"/>
    <w:lsdException w:name="Medium Grid 1 Accent 6" w:uiPriority="72" w:qFormat="1"/>
    <w:lsdException w:name="Medium Grid 2 Accent 6" w:uiPriority="73" w:qFormat="1"/>
    <w:lsdException w:name="Medium Grid 3 Accent 6" w:uiPriority="60" w:qFormat="1"/>
    <w:lsdException w:name="Dark List Accent 6" w:uiPriority="61"/>
    <w:lsdException w:name="Colorful Shading Accent 6" w:uiPriority="62"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1F4C86"/>
    <w:pPr>
      <w:numPr>
        <w:numId w:val="24"/>
      </w:numPr>
      <w:spacing w:after="80" w:line="240" w:lineRule="auto"/>
      <w:ind w:left="454" w:hanging="454"/>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basedOn w:val="TableNormal"/>
    <w:uiPriority w:val="39"/>
    <w:rsid w:val="001632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list">
    <w:name w:val="Numbered list"/>
    <w:basedOn w:val="bulletlist"/>
    <w:rsid w:val="00824390"/>
    <w:pPr>
      <w:numPr>
        <w:numId w:val="23"/>
      </w:numPr>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A4DD5"/>
    <w:pPr>
      <w:spacing w:after="60" w:line="0" w:lineRule="atLeast"/>
      <w:jc w:val="center"/>
    </w:pPr>
  </w:style>
  <w:style w:type="paragraph" w:customStyle="1" w:styleId="Copyright">
    <w:name w:val="Copyright"/>
    <w:basedOn w:val="Normal"/>
    <w:rsid w:val="00982276"/>
    <w:pPr>
      <w:framePr w:w="4680" w:h="1977" w:hRule="exact" w:hSpace="187" w:wrap="auto" w:vAnchor="page" w:hAnchor="page" w:x="1155" w:y="12605" w:anchorLock="1"/>
      <w:spacing w:after="0" w:line="240" w:lineRule="auto"/>
      <w:jc w:val="both"/>
    </w:pPr>
    <w:rPr>
      <w:rFonts w:ascii="Times New Roman" w:hAnsi="Times New Roman"/>
      <w:kern w:val="0"/>
      <w:sz w:val="16"/>
    </w:rPr>
  </w:style>
  <w:style w:type="paragraph" w:styleId="Title">
    <w:name w:val="Title"/>
    <w:basedOn w:val="CoverTitle"/>
    <w:next w:val="Normal"/>
    <w:link w:val="TitleChar"/>
    <w:uiPriority w:val="10"/>
    <w:qFormat/>
    <w:rsid w:val="00ED4E7E"/>
    <w:pPr>
      <w:ind w:left="2070"/>
    </w:pPr>
  </w:style>
  <w:style w:type="character" w:customStyle="1" w:styleId="TitleChar">
    <w:name w:val="Title Char"/>
    <w:basedOn w:val="DefaultParagraphFont"/>
    <w:link w:val="Title"/>
    <w:uiPriority w:val="10"/>
    <w:rsid w:val="00ED4E7E"/>
    <w:rPr>
      <w:rFonts w:ascii="Helvetica" w:eastAsia="Times" w:hAnsi="Helvetica"/>
      <w:b/>
      <w:spacing w:val="-20"/>
      <w:sz w:val="48"/>
      <w:lang w:eastAsia="zh-CN"/>
    </w:rPr>
  </w:style>
  <w:style w:type="paragraph" w:styleId="ListParagraph">
    <w:name w:val="List Paragraph"/>
    <w:basedOn w:val="Normal"/>
    <w:uiPriority w:val="72"/>
    <w:qFormat/>
    <w:rsid w:val="00F92382"/>
    <w:pPr>
      <w:ind w:left="720"/>
      <w:contextualSpacing/>
    </w:pPr>
  </w:style>
  <w:style w:type="paragraph" w:styleId="NormalWeb">
    <w:name w:val="Normal (Web)"/>
    <w:basedOn w:val="Normal"/>
    <w:uiPriority w:val="99"/>
    <w:unhideWhenUsed/>
    <w:rsid w:val="00F92382"/>
    <w:pPr>
      <w:spacing w:before="100" w:beforeAutospacing="1" w:after="100" w:afterAutospacing="1" w:line="240" w:lineRule="auto"/>
    </w:pPr>
    <w:rPr>
      <w:rFonts w:ascii="Times New Roman" w:eastAsia="Times New Roman" w:hAnsi="Times New Roman"/>
      <w:kern w:val="0"/>
      <w:sz w:val="24"/>
      <w:szCs w:val="24"/>
      <w:lang w:eastAsia="zh-CN"/>
    </w:rPr>
  </w:style>
  <w:style w:type="table" w:styleId="GridTable1Light">
    <w:name w:val="Grid Table 1 Light"/>
    <w:basedOn w:val="TableNormal"/>
    <w:uiPriority w:val="46"/>
    <w:rsid w:val="00185EE4"/>
    <w:rPr>
      <w:rFonts w:asciiTheme="minorHAnsi" w:eastAsiaTheme="minorEastAsia" w:hAnsiTheme="minorHAnsi" w:cstheme="minorBidi"/>
      <w:sz w:val="24"/>
      <w:szCs w:val="24"/>
      <w:lang w:eastAsia="ja-JP"/>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71"/>
    <w:rsid w:val="00115B59"/>
    <w:rPr>
      <w:rFonts w:ascii="Verdana" w:hAnsi="Verdana"/>
      <w:kern w:val="18"/>
      <w:sz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568911">
      <w:bodyDiv w:val="1"/>
      <w:marLeft w:val="0"/>
      <w:marRight w:val="0"/>
      <w:marTop w:val="0"/>
      <w:marBottom w:val="0"/>
      <w:divBdr>
        <w:top w:val="none" w:sz="0" w:space="0" w:color="auto"/>
        <w:left w:val="none" w:sz="0" w:space="0" w:color="auto"/>
        <w:bottom w:val="none" w:sz="0" w:space="0" w:color="auto"/>
        <w:right w:val="none" w:sz="0" w:space="0" w:color="auto"/>
      </w:divBdr>
    </w:div>
    <w:div w:id="405298329">
      <w:bodyDiv w:val="1"/>
      <w:marLeft w:val="0"/>
      <w:marRight w:val="0"/>
      <w:marTop w:val="0"/>
      <w:marBottom w:val="0"/>
      <w:divBdr>
        <w:top w:val="none" w:sz="0" w:space="0" w:color="auto"/>
        <w:left w:val="none" w:sz="0" w:space="0" w:color="auto"/>
        <w:bottom w:val="none" w:sz="0" w:space="0" w:color="auto"/>
        <w:right w:val="none" w:sz="0" w:space="0" w:color="auto"/>
      </w:divBdr>
      <w:divsChild>
        <w:div w:id="466051169">
          <w:marLeft w:val="0"/>
          <w:marRight w:val="0"/>
          <w:marTop w:val="0"/>
          <w:marBottom w:val="0"/>
          <w:divBdr>
            <w:top w:val="none" w:sz="0" w:space="0" w:color="auto"/>
            <w:left w:val="none" w:sz="0" w:space="0" w:color="auto"/>
            <w:bottom w:val="none" w:sz="0" w:space="0" w:color="auto"/>
            <w:right w:val="none" w:sz="0" w:space="0" w:color="auto"/>
          </w:divBdr>
          <w:divsChild>
            <w:div w:id="628973048">
              <w:marLeft w:val="0"/>
              <w:marRight w:val="0"/>
              <w:marTop w:val="0"/>
              <w:marBottom w:val="0"/>
              <w:divBdr>
                <w:top w:val="none" w:sz="0" w:space="0" w:color="auto"/>
                <w:left w:val="none" w:sz="0" w:space="0" w:color="auto"/>
                <w:bottom w:val="none" w:sz="0" w:space="0" w:color="auto"/>
                <w:right w:val="none" w:sz="0" w:space="0" w:color="auto"/>
              </w:divBdr>
              <w:divsChild>
                <w:div w:id="17361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164045">
      <w:bodyDiv w:val="1"/>
      <w:marLeft w:val="0"/>
      <w:marRight w:val="0"/>
      <w:marTop w:val="0"/>
      <w:marBottom w:val="0"/>
      <w:divBdr>
        <w:top w:val="none" w:sz="0" w:space="0" w:color="auto"/>
        <w:left w:val="none" w:sz="0" w:space="0" w:color="auto"/>
        <w:bottom w:val="none" w:sz="0" w:space="0" w:color="auto"/>
        <w:right w:val="none" w:sz="0" w:space="0" w:color="auto"/>
      </w:divBdr>
      <w:divsChild>
        <w:div w:id="1552841197">
          <w:marLeft w:val="0"/>
          <w:marRight w:val="0"/>
          <w:marTop w:val="0"/>
          <w:marBottom w:val="0"/>
          <w:divBdr>
            <w:top w:val="none" w:sz="0" w:space="0" w:color="auto"/>
            <w:left w:val="none" w:sz="0" w:space="0" w:color="auto"/>
            <w:bottom w:val="none" w:sz="0" w:space="0" w:color="auto"/>
            <w:right w:val="none" w:sz="0" w:space="0" w:color="auto"/>
          </w:divBdr>
          <w:divsChild>
            <w:div w:id="1095126417">
              <w:marLeft w:val="0"/>
              <w:marRight w:val="0"/>
              <w:marTop w:val="0"/>
              <w:marBottom w:val="0"/>
              <w:divBdr>
                <w:top w:val="none" w:sz="0" w:space="0" w:color="auto"/>
                <w:left w:val="none" w:sz="0" w:space="0" w:color="auto"/>
                <w:bottom w:val="none" w:sz="0" w:space="0" w:color="auto"/>
                <w:right w:val="none" w:sz="0" w:space="0" w:color="auto"/>
              </w:divBdr>
              <w:divsChild>
                <w:div w:id="211119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33955411">
      <w:bodyDiv w:val="1"/>
      <w:marLeft w:val="0"/>
      <w:marRight w:val="0"/>
      <w:marTop w:val="0"/>
      <w:marBottom w:val="0"/>
      <w:divBdr>
        <w:top w:val="none" w:sz="0" w:space="0" w:color="auto"/>
        <w:left w:val="none" w:sz="0" w:space="0" w:color="auto"/>
        <w:bottom w:val="none" w:sz="0" w:space="0" w:color="auto"/>
        <w:right w:val="none" w:sz="0" w:space="0" w:color="auto"/>
      </w:divBdr>
      <w:divsChild>
        <w:div w:id="452478145">
          <w:marLeft w:val="0"/>
          <w:marRight w:val="0"/>
          <w:marTop w:val="0"/>
          <w:marBottom w:val="0"/>
          <w:divBdr>
            <w:top w:val="none" w:sz="0" w:space="0" w:color="auto"/>
            <w:left w:val="none" w:sz="0" w:space="0" w:color="auto"/>
            <w:bottom w:val="none" w:sz="0" w:space="0" w:color="auto"/>
            <w:right w:val="none" w:sz="0" w:space="0" w:color="auto"/>
          </w:divBdr>
          <w:divsChild>
            <w:div w:id="131021629">
              <w:marLeft w:val="0"/>
              <w:marRight w:val="0"/>
              <w:marTop w:val="0"/>
              <w:marBottom w:val="0"/>
              <w:divBdr>
                <w:top w:val="none" w:sz="0" w:space="0" w:color="auto"/>
                <w:left w:val="none" w:sz="0" w:space="0" w:color="auto"/>
                <w:bottom w:val="none" w:sz="0" w:space="0" w:color="auto"/>
                <w:right w:val="none" w:sz="0" w:space="0" w:color="auto"/>
              </w:divBdr>
              <w:divsChild>
                <w:div w:id="15969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383247">
      <w:bodyDiv w:val="1"/>
      <w:marLeft w:val="0"/>
      <w:marRight w:val="0"/>
      <w:marTop w:val="0"/>
      <w:marBottom w:val="0"/>
      <w:divBdr>
        <w:top w:val="none" w:sz="0" w:space="0" w:color="auto"/>
        <w:left w:val="none" w:sz="0" w:space="0" w:color="auto"/>
        <w:bottom w:val="none" w:sz="0" w:space="0" w:color="auto"/>
        <w:right w:val="none" w:sz="0" w:space="0" w:color="auto"/>
      </w:divBdr>
      <w:divsChild>
        <w:div w:id="1732388998">
          <w:marLeft w:val="0"/>
          <w:marRight w:val="0"/>
          <w:marTop w:val="0"/>
          <w:marBottom w:val="0"/>
          <w:divBdr>
            <w:top w:val="none" w:sz="0" w:space="0" w:color="auto"/>
            <w:left w:val="none" w:sz="0" w:space="0" w:color="auto"/>
            <w:bottom w:val="none" w:sz="0" w:space="0" w:color="auto"/>
            <w:right w:val="none" w:sz="0" w:space="0" w:color="auto"/>
          </w:divBdr>
          <w:divsChild>
            <w:div w:id="1803883047">
              <w:marLeft w:val="0"/>
              <w:marRight w:val="0"/>
              <w:marTop w:val="0"/>
              <w:marBottom w:val="0"/>
              <w:divBdr>
                <w:top w:val="none" w:sz="0" w:space="0" w:color="auto"/>
                <w:left w:val="none" w:sz="0" w:space="0" w:color="auto"/>
                <w:bottom w:val="none" w:sz="0" w:space="0" w:color="auto"/>
                <w:right w:val="none" w:sz="0" w:space="0" w:color="auto"/>
              </w:divBdr>
              <w:divsChild>
                <w:div w:id="69418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009260984">
      <w:bodyDiv w:val="1"/>
      <w:marLeft w:val="0"/>
      <w:marRight w:val="0"/>
      <w:marTop w:val="0"/>
      <w:marBottom w:val="0"/>
      <w:divBdr>
        <w:top w:val="none" w:sz="0" w:space="0" w:color="auto"/>
        <w:left w:val="none" w:sz="0" w:space="0" w:color="auto"/>
        <w:bottom w:val="none" w:sz="0" w:space="0" w:color="auto"/>
        <w:right w:val="none" w:sz="0" w:space="0" w:color="auto"/>
      </w:divBdr>
      <w:divsChild>
        <w:div w:id="1104031318">
          <w:marLeft w:val="0"/>
          <w:marRight w:val="0"/>
          <w:marTop w:val="0"/>
          <w:marBottom w:val="0"/>
          <w:divBdr>
            <w:top w:val="none" w:sz="0" w:space="0" w:color="auto"/>
            <w:left w:val="none" w:sz="0" w:space="0" w:color="auto"/>
            <w:bottom w:val="none" w:sz="0" w:space="0" w:color="auto"/>
            <w:right w:val="none" w:sz="0" w:space="0" w:color="auto"/>
          </w:divBdr>
          <w:divsChild>
            <w:div w:id="1118986592">
              <w:marLeft w:val="0"/>
              <w:marRight w:val="0"/>
              <w:marTop w:val="0"/>
              <w:marBottom w:val="0"/>
              <w:divBdr>
                <w:top w:val="none" w:sz="0" w:space="0" w:color="auto"/>
                <w:left w:val="none" w:sz="0" w:space="0" w:color="auto"/>
                <w:bottom w:val="none" w:sz="0" w:space="0" w:color="auto"/>
                <w:right w:val="none" w:sz="0" w:space="0" w:color="auto"/>
              </w:divBdr>
              <w:divsChild>
                <w:div w:id="70328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191994901">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 w:id="1904442225">
      <w:bodyDiv w:val="1"/>
      <w:marLeft w:val="0"/>
      <w:marRight w:val="0"/>
      <w:marTop w:val="0"/>
      <w:marBottom w:val="0"/>
      <w:divBdr>
        <w:top w:val="none" w:sz="0" w:space="0" w:color="auto"/>
        <w:left w:val="none" w:sz="0" w:space="0" w:color="auto"/>
        <w:bottom w:val="none" w:sz="0" w:space="0" w:color="auto"/>
        <w:right w:val="none" w:sz="0" w:space="0" w:color="auto"/>
      </w:divBdr>
      <w:divsChild>
        <w:div w:id="1335498586">
          <w:marLeft w:val="0"/>
          <w:marRight w:val="0"/>
          <w:marTop w:val="0"/>
          <w:marBottom w:val="0"/>
          <w:divBdr>
            <w:top w:val="none" w:sz="0" w:space="0" w:color="auto"/>
            <w:left w:val="none" w:sz="0" w:space="0" w:color="auto"/>
            <w:bottom w:val="none" w:sz="0" w:space="0" w:color="auto"/>
            <w:right w:val="none" w:sz="0" w:space="0" w:color="auto"/>
          </w:divBdr>
          <w:divsChild>
            <w:div w:id="597955821">
              <w:marLeft w:val="0"/>
              <w:marRight w:val="0"/>
              <w:marTop w:val="0"/>
              <w:marBottom w:val="0"/>
              <w:divBdr>
                <w:top w:val="none" w:sz="0" w:space="0" w:color="auto"/>
                <w:left w:val="none" w:sz="0" w:space="0" w:color="auto"/>
                <w:bottom w:val="none" w:sz="0" w:space="0" w:color="auto"/>
                <w:right w:val="none" w:sz="0" w:space="0" w:color="auto"/>
              </w:divBdr>
              <w:divsChild>
                <w:div w:id="167460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s3.amazonaws.com/academia.edu.documents/1163462/6ezczk598g1m6hty.pdf?response-content-disposition=inline%3B%20filename%3DIm_Sorry_Dave_Im_Afraid_I_Wont_Do_That_S.pdf&amp;X-Amz-Algorithm=AWS4-HMAC-SHA256&amp;X-Amz-Credential=AKIAIWOWYYGZ2Y53UL3A%2F20191218%2Fus-east-1%2Fs3%2Faws4_request&amp;X-Amz-Date=20191218T233746Z&amp;X-Amz-Expires=3600&amp;X-Amz-SignedHeaders=host&amp;X-Amz-Signature=cfaacb872720ae8501caafcb949fe233c2bc8fe926444aaa81ab508f3e4e22cf" TargetMode="External"/><Relationship Id="rId1" Type="http://schemas.openxmlformats.org/officeDocument/2006/relationships/hyperlink" Target="https://www.researchgate.net/profile/Leila_Takayama2/publication/301931092_Help_Me_Please_Robot_Politeness_Strategies_for_Soliciting_Help_From_Humans/links/59eed7f10f7e9b369575bd21/Help-Me-Please-Robot-Politeness-Strategies-for-Soliciting-Help-From-Humans.pdf" TargetMode="External"/></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hyperlink" Target="https://dl.acm.org/ccs/ccs_flat.cf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DEB0A8F-8CAA-4720-A237-A77ADF009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3328</Words>
  <Characters>18976</Characters>
  <Application>Microsoft Office Word</Application>
  <DocSecurity>0</DocSecurity>
  <Lines>158</Lines>
  <Paragraphs>44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Background</vt:lpstr>
      <vt:lpstr>Background</vt:lpstr>
    </vt:vector>
  </TitlesOfParts>
  <Company>Autodesk, Inc.</Company>
  <LinksUpToDate>false</LinksUpToDate>
  <CharactersWithSpaces>22260</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dc:description/>
  <cp:lastModifiedBy>Stenger, Bjorn | Bjorn | RIT</cp:lastModifiedBy>
  <cp:revision>2</cp:revision>
  <cp:lastPrinted>2015-02-13T17:05:00Z</cp:lastPrinted>
  <dcterms:created xsi:type="dcterms:W3CDTF">2022-01-06T05:46:00Z</dcterms:created>
  <dcterms:modified xsi:type="dcterms:W3CDTF">2022-01-06T05:46:00Z</dcterms:modified>
</cp:coreProperties>
</file>